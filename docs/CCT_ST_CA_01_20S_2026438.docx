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B5391C" w14:textId="25F965CD" w:rsidR="003D14D2" w:rsidRPr="003D14D2" w:rsidRDefault="00EF59A7" w:rsidP="003D14D2">
      <w:pPr>
        <w:rPr>
          <w:rFonts w:ascii="Calibri" w:hAnsi="Calibri" w:cs="Calibri"/>
        </w:rPr>
      </w:pPr>
      <w:r w:rsidRPr="003D14D2">
        <w:rPr>
          <w:rFonts w:ascii="Calibri" w:hAnsi="Calibri" w:cs="Calibri"/>
          <w:noProof/>
        </w:rPr>
        <mc:AlternateContent>
          <mc:Choice Requires="wpg">
            <w:drawing>
              <wp:anchor distT="0" distB="0" distL="114300" distR="114300" simplePos="0" relativeHeight="251659264" behindDoc="0" locked="0" layoutInCell="1" hidden="0" allowOverlap="1" wp14:anchorId="4C851AEE" wp14:editId="4622AB30">
                <wp:simplePos x="0" y="0"/>
                <wp:positionH relativeFrom="page">
                  <wp:posOffset>517890</wp:posOffset>
                </wp:positionH>
                <wp:positionV relativeFrom="margin">
                  <wp:posOffset>-898217</wp:posOffset>
                </wp:positionV>
                <wp:extent cx="283221" cy="9419129"/>
                <wp:effectExtent l="0" t="0" r="0" b="4445"/>
                <wp:wrapNone/>
                <wp:docPr id="1728545881" name="Group 1728545881"/>
                <wp:cNvGraphicFramePr/>
                <a:graphic xmlns:a="http://schemas.openxmlformats.org/drawingml/2006/main">
                  <a:graphicData uri="http://schemas.microsoft.com/office/word/2010/wordprocessingGroup">
                    <wpg:wgp>
                      <wpg:cNvGrpSpPr/>
                      <wpg:grpSpPr>
                        <a:xfrm>
                          <a:off x="0" y="0"/>
                          <a:ext cx="283221" cy="941912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38D1F456" w14:textId="77777777" w:rsidR="00EF59A7" w:rsidRDefault="00EF59A7" w:rsidP="00EF59A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699767AC" w14:textId="77777777" w:rsidR="00EF59A7" w:rsidRDefault="00EF59A7" w:rsidP="00EF59A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707128EB" w14:textId="77777777" w:rsidR="00EF59A7" w:rsidRDefault="00EF59A7" w:rsidP="00EF59A7">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C851AEE" id="Group 1728545881" o:spid="_x0000_s1026" style="position:absolute;margin-left:40.8pt;margin-top:-70.75pt;width:22.3pt;height:741.65pt;z-index:251659264;mso-position-horizontal-relative:page;mso-position-vertical-relative:margin;mso-width-relative:margin;mso-height-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38D1F456" w14:textId="77777777" w:rsidR="00EF59A7" w:rsidRDefault="00EF59A7" w:rsidP="00EF59A7">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699767AC" w14:textId="77777777" w:rsidR="00EF59A7" w:rsidRDefault="00EF59A7" w:rsidP="00EF59A7">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707128EB" w14:textId="77777777" w:rsidR="00EF59A7" w:rsidRDefault="00EF59A7" w:rsidP="00EF59A7">
                          <w:pPr>
                            <w:spacing w:after="0" w:line="240" w:lineRule="auto"/>
                            <w:textDirection w:val="btLr"/>
                          </w:pPr>
                        </w:p>
                      </w:txbxContent>
                    </v:textbox>
                  </v:rect>
                </v:group>
                <w10:wrap anchorx="page" anchory="margin"/>
              </v:group>
            </w:pict>
          </mc:Fallback>
        </mc:AlternateContent>
      </w:r>
      <w:r w:rsidR="003D14D2" w:rsidRPr="003D14D2">
        <w:rPr>
          <w:rFonts w:ascii="Calibri" w:hAnsi="Calibri" w:cs="Calibri"/>
          <w:b/>
          <w:color w:val="156082"/>
          <w:sz w:val="36"/>
          <w:szCs w:val="36"/>
        </w:rPr>
        <w:t>Assessment Cover Page</w:t>
      </w:r>
    </w:p>
    <w:tbl>
      <w:tblPr>
        <w:tblStyle w:val="TableGrid"/>
        <w:tblpPr w:leftFromText="180" w:rightFromText="180" w:vertAnchor="text" w:horzAnchor="margin" w:tblpY="161"/>
        <w:tblW w:w="0" w:type="auto"/>
        <w:tblLook w:val="04A0" w:firstRow="1" w:lastRow="0" w:firstColumn="1" w:lastColumn="0" w:noHBand="0" w:noVBand="1"/>
      </w:tblPr>
      <w:tblGrid>
        <w:gridCol w:w="4675"/>
        <w:gridCol w:w="4675"/>
      </w:tblGrid>
      <w:tr w:rsidR="003D14D2" w14:paraId="15231600" w14:textId="77777777" w:rsidTr="003D14D2">
        <w:tc>
          <w:tcPr>
            <w:tcW w:w="4675" w:type="dxa"/>
            <w:vAlign w:val="center"/>
          </w:tcPr>
          <w:p w14:paraId="6E2D7005" w14:textId="45B25293"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Student Full Name</w:t>
            </w:r>
          </w:p>
        </w:tc>
        <w:tc>
          <w:tcPr>
            <w:tcW w:w="4675" w:type="dxa"/>
            <w:vAlign w:val="center"/>
          </w:tcPr>
          <w:p w14:paraId="602F642E" w14:textId="1DDB43C9"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Matheus Dos Santos Silva</w:t>
            </w:r>
          </w:p>
        </w:tc>
      </w:tr>
      <w:tr w:rsidR="003D14D2" w14:paraId="244829C2" w14:textId="77777777" w:rsidTr="003D14D2">
        <w:tc>
          <w:tcPr>
            <w:tcW w:w="4675" w:type="dxa"/>
            <w:vAlign w:val="center"/>
          </w:tcPr>
          <w:p w14:paraId="7E0FB6F1" w14:textId="2D489199"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Student Number</w:t>
            </w:r>
          </w:p>
        </w:tc>
        <w:tc>
          <w:tcPr>
            <w:tcW w:w="4675" w:type="dxa"/>
            <w:vAlign w:val="center"/>
          </w:tcPr>
          <w:p w14:paraId="3BEA3D8D" w14:textId="7BBC77B7"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2026438</w:t>
            </w:r>
          </w:p>
        </w:tc>
      </w:tr>
      <w:tr w:rsidR="003D14D2" w14:paraId="5B9A3F65" w14:textId="77777777" w:rsidTr="003D14D2">
        <w:tc>
          <w:tcPr>
            <w:tcW w:w="4675" w:type="dxa"/>
            <w:vAlign w:val="center"/>
          </w:tcPr>
          <w:p w14:paraId="7F76C1A7" w14:textId="0CC64B36"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Module Title</w:t>
            </w:r>
          </w:p>
        </w:tc>
        <w:tc>
          <w:tcPr>
            <w:tcW w:w="4675" w:type="dxa"/>
            <w:vAlign w:val="center"/>
          </w:tcPr>
          <w:p w14:paraId="09F01D21" w14:textId="7C3899AC"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Strategic Thinking</w:t>
            </w:r>
          </w:p>
        </w:tc>
      </w:tr>
      <w:tr w:rsidR="003D14D2" w14:paraId="5DF0E9C0" w14:textId="77777777" w:rsidTr="003D14D2">
        <w:tc>
          <w:tcPr>
            <w:tcW w:w="4675" w:type="dxa"/>
            <w:vAlign w:val="center"/>
          </w:tcPr>
          <w:p w14:paraId="477EFFAD" w14:textId="5C5D3F53"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Assessment Title</w:t>
            </w:r>
          </w:p>
        </w:tc>
        <w:tc>
          <w:tcPr>
            <w:tcW w:w="4675" w:type="dxa"/>
            <w:vAlign w:val="center"/>
          </w:tcPr>
          <w:p w14:paraId="6E235E98" w14:textId="3D0D0434"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CA1 - Capstone Project Proposal</w:t>
            </w:r>
          </w:p>
        </w:tc>
      </w:tr>
      <w:tr w:rsidR="003D14D2" w14:paraId="03C6E4C7" w14:textId="77777777" w:rsidTr="003D14D2">
        <w:tc>
          <w:tcPr>
            <w:tcW w:w="4675" w:type="dxa"/>
            <w:vAlign w:val="center"/>
          </w:tcPr>
          <w:p w14:paraId="7E44403D" w14:textId="44D3D2DE"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Lecturer/Supervisor</w:t>
            </w:r>
          </w:p>
        </w:tc>
        <w:tc>
          <w:tcPr>
            <w:tcW w:w="4675" w:type="dxa"/>
            <w:vAlign w:val="center"/>
          </w:tcPr>
          <w:p w14:paraId="1B616E08" w14:textId="0C0479F5"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proofErr w:type="spellStart"/>
            <w:r w:rsidRPr="00D46DAA">
              <w:rPr>
                <w:rFonts w:ascii="Calibri" w:eastAsia="Calibri" w:hAnsi="Calibri" w:cs="Calibri"/>
                <w:i/>
                <w:color w:val="156082"/>
                <w:kern w:val="0"/>
                <w:sz w:val="32"/>
                <w:szCs w:val="32"/>
                <w:lang w:val="en-IE" w:eastAsia="en-IE"/>
                <w14:ligatures w14:val="none"/>
              </w:rPr>
              <w:t>Taufique</w:t>
            </w:r>
            <w:proofErr w:type="spellEnd"/>
            <w:r w:rsidRPr="00D46DAA">
              <w:rPr>
                <w:rFonts w:ascii="Calibri" w:eastAsia="Calibri" w:hAnsi="Calibri" w:cs="Calibri"/>
                <w:i/>
                <w:color w:val="156082"/>
                <w:kern w:val="0"/>
                <w:sz w:val="32"/>
                <w:szCs w:val="32"/>
                <w:lang w:val="en-IE" w:eastAsia="en-IE"/>
                <w14:ligatures w14:val="none"/>
              </w:rPr>
              <w:t xml:space="preserve"> Ahmed</w:t>
            </w:r>
          </w:p>
        </w:tc>
      </w:tr>
      <w:tr w:rsidR="003D14D2" w14:paraId="0B3E86B5" w14:textId="77777777" w:rsidTr="003D14D2">
        <w:tc>
          <w:tcPr>
            <w:tcW w:w="4675" w:type="dxa"/>
            <w:vAlign w:val="center"/>
          </w:tcPr>
          <w:p w14:paraId="4D8B056D" w14:textId="00C6A1B6"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Assessment Due Date</w:t>
            </w:r>
          </w:p>
        </w:tc>
        <w:tc>
          <w:tcPr>
            <w:tcW w:w="4675" w:type="dxa"/>
            <w:vAlign w:val="center"/>
          </w:tcPr>
          <w:p w14:paraId="695C0BD3" w14:textId="3BEFA1AC"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2026-10-</w:t>
            </w:r>
            <w:del w:id="0" w:author="MatheuS Santos" w:date="2026-10-24T23:40:00Z" w16du:dateUtc="2026-10-24T22:40:00Z">
              <w:r w:rsidRPr="00D46DAA" w:rsidDel="009014AB">
                <w:rPr>
                  <w:rFonts w:ascii="Calibri" w:eastAsia="Calibri" w:hAnsi="Calibri" w:cs="Calibri"/>
                  <w:i/>
                  <w:color w:val="156082"/>
                  <w:kern w:val="0"/>
                  <w:sz w:val="32"/>
                  <w:szCs w:val="32"/>
                  <w:lang w:val="en-IE" w:eastAsia="en-IE"/>
                  <w14:ligatures w14:val="none"/>
                </w:rPr>
                <w:delText>17</w:delText>
              </w:r>
            </w:del>
            <w:ins w:id="1" w:author="MatheuS Santos" w:date="2026-10-24T23:40:00Z" w16du:dateUtc="2026-10-24T22:40:00Z">
              <w:r w:rsidR="009014AB">
                <w:rPr>
                  <w:rFonts w:ascii="Calibri" w:eastAsia="Calibri" w:hAnsi="Calibri" w:cs="Calibri"/>
                  <w:i/>
                  <w:color w:val="156082"/>
                  <w:kern w:val="0"/>
                  <w:sz w:val="32"/>
                  <w:szCs w:val="32"/>
                  <w:lang w:val="en-IE" w:eastAsia="en-IE"/>
                  <w14:ligatures w14:val="none"/>
                </w:rPr>
                <w:t>25</w:t>
              </w:r>
            </w:ins>
          </w:p>
        </w:tc>
      </w:tr>
      <w:tr w:rsidR="003D14D2" w14:paraId="4F288BAC" w14:textId="77777777" w:rsidTr="003D14D2">
        <w:tc>
          <w:tcPr>
            <w:tcW w:w="4675" w:type="dxa"/>
            <w:vAlign w:val="center"/>
          </w:tcPr>
          <w:p w14:paraId="06A461B4" w14:textId="425E02B5" w:rsidR="003D14D2" w:rsidRPr="00D46DAA" w:rsidRDefault="003D14D2"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Date of Submission</w:t>
            </w:r>
          </w:p>
        </w:tc>
        <w:tc>
          <w:tcPr>
            <w:tcW w:w="4675" w:type="dxa"/>
            <w:vAlign w:val="center"/>
          </w:tcPr>
          <w:p w14:paraId="6B44F2EE" w14:textId="4CCA69F0" w:rsidR="003D14D2" w:rsidRPr="00D46DAA" w:rsidRDefault="00822E80"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2026-10-25</w:t>
            </w:r>
            <w:r w:rsidR="00C273C5">
              <w:rPr>
                <w:rFonts w:ascii="Calibri" w:eastAsia="Calibri" w:hAnsi="Calibri" w:cs="Calibri"/>
                <w:i/>
                <w:color w:val="156082"/>
                <w:kern w:val="0"/>
                <w:sz w:val="32"/>
                <w:szCs w:val="32"/>
                <w:lang w:val="en-IE" w:eastAsia="en-IE"/>
                <w14:ligatures w14:val="none"/>
              </w:rPr>
              <w:t xml:space="preserve"> </w:t>
            </w:r>
            <w:r w:rsidR="00C273C5">
              <w:fldChar w:fldCharType="begin"/>
            </w:r>
            <w:r w:rsidR="00C273C5">
              <w:instrText xml:space="preserve"> INCLUDEPICTURE "https://www.i2symbol.com/css/i2picture/pixel.png" \* MERGEFORMATINET </w:instrText>
            </w:r>
            <w:r w:rsidR="00C273C5">
              <w:fldChar w:fldCharType="separate"/>
            </w:r>
            <w:r w:rsidR="00C273C5">
              <w:rPr>
                <w:noProof/>
              </w:rPr>
              <w:drawing>
                <wp:inline distT="0" distB="0" distL="0" distR="0" wp14:anchorId="4C81C6E7" wp14:editId="2A866FF5">
                  <wp:extent cx="15875" cy="15875"/>
                  <wp:effectExtent l="0" t="0" r="0" b="0"/>
                  <wp:docPr id="178592800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00C273C5">
              <w:fldChar w:fldCharType="end"/>
            </w:r>
            <w:r w:rsidR="00C273C5">
              <w:fldChar w:fldCharType="begin"/>
            </w:r>
            <w:r w:rsidR="00C273C5">
              <w:instrText xml:space="preserve"> INCLUDEPICTURE "https://www.i2symbol.com/css/i2picture/pixel.png" \* MERGEFORMATINET </w:instrText>
            </w:r>
            <w:r w:rsidR="00C273C5">
              <w:fldChar w:fldCharType="separate"/>
            </w:r>
            <w:r w:rsidR="00C273C5">
              <w:rPr>
                <w:noProof/>
              </w:rPr>
              <w:drawing>
                <wp:inline distT="0" distB="0" distL="0" distR="0" wp14:anchorId="040B4A3C" wp14:editId="6AA82308">
                  <wp:extent cx="15875" cy="15875"/>
                  <wp:effectExtent l="0" t="0" r="0" b="0"/>
                  <wp:docPr id="90485504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00C273C5">
              <w:fldChar w:fldCharType="end"/>
            </w:r>
            <w:r w:rsidR="00C273C5">
              <w:fldChar w:fldCharType="begin"/>
            </w:r>
            <w:r w:rsidR="00C273C5">
              <w:instrText xml:space="preserve"> INCLUDEPICTURE "https://www.i2symbol.com/css/i2picture/pixel.png" \* MERGEFORMATINET </w:instrText>
            </w:r>
            <w:r w:rsidR="00C273C5">
              <w:fldChar w:fldCharType="separate"/>
            </w:r>
            <w:r w:rsidR="00C273C5">
              <w:rPr>
                <w:noProof/>
              </w:rPr>
              <w:drawing>
                <wp:inline distT="0" distB="0" distL="0" distR="0" wp14:anchorId="5B62E250" wp14:editId="53DC7D94">
                  <wp:extent cx="15875" cy="15875"/>
                  <wp:effectExtent l="0" t="0" r="0" b="0"/>
                  <wp:docPr id="158184160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00C273C5">
              <w:fldChar w:fldCharType="end"/>
            </w:r>
          </w:p>
        </w:tc>
      </w:tr>
      <w:tr w:rsidR="00822E80" w14:paraId="2ED0F63D" w14:textId="77777777" w:rsidTr="003D14D2">
        <w:tc>
          <w:tcPr>
            <w:tcW w:w="4675" w:type="dxa"/>
            <w:vAlign w:val="center"/>
          </w:tcPr>
          <w:p w14:paraId="64B66564" w14:textId="7ECF4868" w:rsidR="00822E80" w:rsidRPr="00D46DAA" w:rsidRDefault="00822E80" w:rsidP="00D46DAA">
            <w:pPr>
              <w:spacing w:before="240" w:after="240"/>
              <w:rPr>
                <w:rFonts w:ascii="Calibri" w:eastAsia="Calibri" w:hAnsi="Calibri" w:cs="Calibri"/>
                <w:i/>
                <w:color w:val="156082"/>
                <w:kern w:val="0"/>
                <w:sz w:val="32"/>
                <w:szCs w:val="32"/>
                <w:lang w:val="en-IE" w:eastAsia="en-IE"/>
                <w14:ligatures w14:val="none"/>
              </w:rPr>
            </w:pPr>
            <w:r w:rsidRPr="00D46DAA">
              <w:rPr>
                <w:rFonts w:ascii="Calibri" w:eastAsia="Calibri" w:hAnsi="Calibri" w:cs="Calibri"/>
                <w:i/>
                <w:color w:val="156082"/>
                <w:kern w:val="0"/>
                <w:sz w:val="32"/>
                <w:szCs w:val="32"/>
                <w:lang w:val="en-IE" w:eastAsia="en-IE"/>
                <w14:ligatures w14:val="none"/>
              </w:rPr>
              <w:t>GitHub Repository</w:t>
            </w:r>
          </w:p>
        </w:tc>
        <w:tc>
          <w:tcPr>
            <w:tcW w:w="4675" w:type="dxa"/>
            <w:vAlign w:val="center"/>
          </w:tcPr>
          <w:p w14:paraId="445C951B" w14:textId="6382EC19" w:rsidR="00822E80" w:rsidRPr="00DF2D31" w:rsidRDefault="00822E80" w:rsidP="00D46DAA">
            <w:pPr>
              <w:spacing w:before="240" w:after="240"/>
              <w:rPr>
                <w:rFonts w:ascii="Calibri" w:eastAsia="Calibri" w:hAnsi="Calibri" w:cs="Calibri"/>
                <w:i/>
                <w:color w:val="156082"/>
                <w:kern w:val="0"/>
                <w:sz w:val="32"/>
                <w:szCs w:val="32"/>
                <w:u w:val="single"/>
                <w:lang w:val="en-IE" w:eastAsia="en-IE"/>
                <w14:ligatures w14:val="none"/>
              </w:rPr>
            </w:pPr>
            <w:hyperlink r:id="rId9" w:history="1">
              <w:r w:rsidRPr="00DF2D31">
                <w:rPr>
                  <w:rFonts w:ascii="Calibri" w:eastAsia="Calibri" w:hAnsi="Calibri" w:cs="Calibri"/>
                  <w:i/>
                  <w:color w:val="156082"/>
                  <w:kern w:val="0"/>
                  <w:sz w:val="32"/>
                  <w:szCs w:val="32"/>
                  <w:u w:val="single"/>
                  <w:lang w:val="en-IE" w:eastAsia="en-IE"/>
                  <w14:ligatures w14:val="none"/>
                </w:rPr>
                <w:t>CCT-Dublin/CCT_ST_CA_01_20S</w:t>
              </w:r>
            </w:hyperlink>
          </w:p>
        </w:tc>
      </w:tr>
    </w:tbl>
    <w:p w14:paraId="4DF1E01B" w14:textId="4D678E4B" w:rsidR="00705688" w:rsidRPr="001A683A" w:rsidRDefault="003D14D2" w:rsidP="00705688">
      <w:pPr>
        <w:rPr>
          <w:rFonts w:ascii="Calibri" w:hAnsi="Calibri" w:cs="Calibri"/>
          <w:b/>
          <w:color w:val="156082"/>
          <w:sz w:val="32"/>
          <w:szCs w:val="32"/>
        </w:rPr>
      </w:pPr>
      <w:r>
        <w:br w:type="page"/>
      </w:r>
      <w:r w:rsidR="00705688" w:rsidRPr="001A683A">
        <w:rPr>
          <w:rFonts w:ascii="Calibri" w:hAnsi="Calibri" w:cs="Calibri"/>
          <w:b/>
          <w:color w:val="156082"/>
          <w:sz w:val="32"/>
          <w:szCs w:val="32"/>
        </w:rPr>
        <w:lastRenderedPageBreak/>
        <w:t>Use of AI Tool</w:t>
      </w:r>
    </w:p>
    <w:p w14:paraId="27DF830F" w14:textId="1D54AF82" w:rsidR="003C2FA9" w:rsidRDefault="003C2FA9" w:rsidP="003C2FA9">
      <w:pPr>
        <w:rPr>
          <w:rFonts w:ascii="Calibri" w:hAnsi="Calibri" w:cs="Calibri"/>
          <w:sz w:val="28"/>
          <w:szCs w:val="28"/>
        </w:rPr>
      </w:pPr>
      <w:r w:rsidRPr="001A683A">
        <w:rPr>
          <w:rFonts w:ascii="Calibri" w:hAnsi="Calibri" w:cs="Calibri"/>
          <w:sz w:val="28"/>
          <w:szCs w:val="28"/>
        </w:rPr>
        <w:t xml:space="preserve">I acknowledge the use of </w:t>
      </w:r>
      <w:r w:rsidRPr="001A683A">
        <w:rPr>
          <w:rFonts w:ascii="Calibri" w:hAnsi="Calibri" w:cs="Calibri"/>
          <w:b/>
          <w:sz w:val="28"/>
          <w:szCs w:val="28"/>
        </w:rPr>
        <w:t>Chat</w:t>
      </w:r>
      <w:r w:rsidR="0002262A" w:rsidRPr="001A683A">
        <w:rPr>
          <w:rFonts w:ascii="Calibri" w:hAnsi="Calibri" w:cs="Calibri"/>
          <w:b/>
          <w:sz w:val="28"/>
          <w:szCs w:val="28"/>
        </w:rPr>
        <w:t>-GPT</w:t>
      </w:r>
      <w:r w:rsidRPr="001A683A">
        <w:rPr>
          <w:rFonts w:ascii="Calibri" w:hAnsi="Calibri" w:cs="Calibri"/>
          <w:sz w:val="28"/>
          <w:szCs w:val="28"/>
        </w:rPr>
        <w:t xml:space="preserve"> for the purpose of</w:t>
      </w:r>
      <w:r w:rsidR="004E56D4">
        <w:rPr>
          <w:rFonts w:ascii="Calibri" w:hAnsi="Calibri" w:cs="Calibri"/>
          <w:sz w:val="28"/>
          <w:szCs w:val="28"/>
        </w:rPr>
        <w:t>:</w:t>
      </w:r>
    </w:p>
    <w:p w14:paraId="5BC717C4" w14:textId="0E45AB0F" w:rsidR="004E56D4" w:rsidRPr="004073EF" w:rsidRDefault="00CE6C07" w:rsidP="004073EF">
      <w:pPr>
        <w:pStyle w:val="ListParagraph"/>
        <w:numPr>
          <w:ilvl w:val="0"/>
          <w:numId w:val="1"/>
        </w:numPr>
        <w:rPr>
          <w:rFonts w:ascii="Calibri" w:hAnsi="Calibri" w:cs="Calibri"/>
          <w:bCs/>
          <w:sz w:val="28"/>
          <w:szCs w:val="28"/>
        </w:rPr>
      </w:pPr>
      <w:r w:rsidRPr="004073EF">
        <w:rPr>
          <w:rFonts w:ascii="Calibri" w:hAnsi="Calibri" w:cs="Calibri"/>
          <w:bCs/>
          <w:sz w:val="28"/>
          <w:szCs w:val="28"/>
        </w:rPr>
        <w:t>Translate my writing from Brazilian Portuguese to academic US English</w:t>
      </w:r>
      <w:ins w:id="2" w:author="MatheuS Santos" w:date="2026-10-24T22:10:00Z" w16du:dateUtc="2026-10-24T21:10:00Z">
        <w:r w:rsidR="00F80A2C">
          <w:rPr>
            <w:rFonts w:ascii="Calibri" w:hAnsi="Calibri" w:cs="Calibri"/>
            <w:bCs/>
            <w:sz w:val="28"/>
            <w:szCs w:val="28"/>
          </w:rPr>
          <w:t xml:space="preserve"> </w:t>
        </w:r>
        <w:proofErr w:type="gramStart"/>
        <w:r w:rsidR="00F80A2C">
          <w:rPr>
            <w:rFonts w:ascii="Calibri" w:hAnsi="Calibri" w:cs="Calibri"/>
            <w:bCs/>
            <w:sz w:val="28"/>
            <w:szCs w:val="28"/>
          </w:rPr>
          <w:t>( Jupiter</w:t>
        </w:r>
        <w:proofErr w:type="gramEnd"/>
        <w:r w:rsidR="00F80A2C">
          <w:rPr>
            <w:rFonts w:ascii="Calibri" w:hAnsi="Calibri" w:cs="Calibri"/>
            <w:bCs/>
            <w:sz w:val="28"/>
            <w:szCs w:val="28"/>
          </w:rPr>
          <w:t xml:space="preserve"> </w:t>
        </w:r>
        <w:proofErr w:type="gramStart"/>
        <w:r w:rsidR="00F80A2C">
          <w:rPr>
            <w:rFonts w:ascii="Calibri" w:hAnsi="Calibri" w:cs="Calibri"/>
            <w:bCs/>
            <w:sz w:val="28"/>
            <w:szCs w:val="28"/>
          </w:rPr>
          <w:t>Lab )</w:t>
        </w:r>
      </w:ins>
      <w:proofErr w:type="gramEnd"/>
      <w:r w:rsidRPr="004073EF">
        <w:rPr>
          <w:rFonts w:ascii="Calibri" w:hAnsi="Calibri" w:cs="Calibri"/>
          <w:bCs/>
          <w:sz w:val="28"/>
          <w:szCs w:val="28"/>
        </w:rPr>
        <w:t>.</w:t>
      </w:r>
    </w:p>
    <w:p w14:paraId="61F53372" w14:textId="37E4B499" w:rsidR="00CE6C07" w:rsidRPr="004073EF" w:rsidRDefault="003B474D" w:rsidP="004073EF">
      <w:pPr>
        <w:pStyle w:val="ListParagraph"/>
        <w:numPr>
          <w:ilvl w:val="0"/>
          <w:numId w:val="1"/>
        </w:numPr>
        <w:rPr>
          <w:rFonts w:ascii="Calibri" w:hAnsi="Calibri" w:cs="Calibri"/>
          <w:bCs/>
          <w:sz w:val="28"/>
          <w:szCs w:val="28"/>
        </w:rPr>
      </w:pPr>
      <w:r w:rsidRPr="004073EF">
        <w:rPr>
          <w:rFonts w:ascii="Calibri" w:hAnsi="Calibri" w:cs="Calibri"/>
          <w:bCs/>
          <w:sz w:val="28"/>
          <w:szCs w:val="28"/>
        </w:rPr>
        <w:t xml:space="preserve">Improving Python </w:t>
      </w:r>
      <w:r w:rsidR="004073EF" w:rsidRPr="004073EF">
        <w:rPr>
          <w:rFonts w:ascii="Calibri" w:hAnsi="Calibri" w:cs="Calibri"/>
          <w:bCs/>
          <w:sz w:val="28"/>
          <w:szCs w:val="28"/>
        </w:rPr>
        <w:t>code,</w:t>
      </w:r>
      <w:r w:rsidRPr="004073EF">
        <w:rPr>
          <w:rFonts w:ascii="Calibri" w:hAnsi="Calibri" w:cs="Calibri"/>
          <w:bCs/>
          <w:sz w:val="28"/>
          <w:szCs w:val="28"/>
        </w:rPr>
        <w:t xml:space="preserve"> I’ve written</w:t>
      </w:r>
    </w:p>
    <w:p w14:paraId="615F5B12" w14:textId="356251BE" w:rsidR="004073EF" w:rsidRPr="004073EF" w:rsidRDefault="004073EF" w:rsidP="004073EF">
      <w:pPr>
        <w:pStyle w:val="ListParagraph"/>
        <w:numPr>
          <w:ilvl w:val="0"/>
          <w:numId w:val="1"/>
        </w:numPr>
        <w:rPr>
          <w:rFonts w:ascii="Calibri" w:hAnsi="Calibri" w:cs="Calibri"/>
          <w:bCs/>
          <w:sz w:val="28"/>
          <w:szCs w:val="28"/>
        </w:rPr>
      </w:pPr>
      <w:r w:rsidRPr="004073EF">
        <w:rPr>
          <w:rFonts w:ascii="Calibri" w:hAnsi="Calibri" w:cs="Calibri"/>
          <w:bCs/>
          <w:sz w:val="28"/>
          <w:szCs w:val="28"/>
        </w:rPr>
        <w:t>Example of Python code using the [Matplotlib and Seaborn] frameworks</w:t>
      </w:r>
    </w:p>
    <w:p w14:paraId="4BA27857" w14:textId="532F50D0" w:rsidR="003D14D2" w:rsidRDefault="003D14D2">
      <w:pPr>
        <w:rPr>
          <w:rFonts w:asciiTheme="majorHAnsi" w:eastAsiaTheme="majorEastAsia" w:hAnsiTheme="majorHAnsi" w:cstheme="majorBidi"/>
          <w:color w:val="0F4761" w:themeColor="accent1" w:themeShade="BF"/>
          <w:sz w:val="40"/>
          <w:szCs w:val="40"/>
        </w:rPr>
      </w:pPr>
    </w:p>
    <w:p w14:paraId="4AB7BB8B" w14:textId="7DF0A7C9" w:rsidR="009C5B93" w:rsidRPr="00D46DAA" w:rsidRDefault="00256FE5" w:rsidP="009F4C3C">
      <w:pPr>
        <w:rPr>
          <w:rFonts w:asciiTheme="majorHAnsi" w:eastAsiaTheme="majorEastAsia" w:hAnsiTheme="majorHAnsi" w:cstheme="majorBidi"/>
          <w:color w:val="0F4761" w:themeColor="accent1" w:themeShade="BF"/>
          <w:sz w:val="40"/>
          <w:szCs w:val="40"/>
        </w:rPr>
      </w:pPr>
      <w:r w:rsidRPr="00256FE5">
        <w:rPr>
          <w:noProof/>
        </w:rPr>
        <w:drawing>
          <wp:inline distT="0" distB="0" distL="0" distR="0" wp14:anchorId="11479763" wp14:editId="05B866E2">
            <wp:extent cx="5943600" cy="3000375"/>
            <wp:effectExtent l="0" t="0" r="0" b="0"/>
            <wp:docPr id="7825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3948" name=""/>
                    <pic:cNvPicPr/>
                  </pic:nvPicPr>
                  <pic:blipFill>
                    <a:blip r:embed="rId10"/>
                    <a:stretch>
                      <a:fillRect/>
                    </a:stretch>
                  </pic:blipFill>
                  <pic:spPr>
                    <a:xfrm>
                      <a:off x="0" y="0"/>
                      <a:ext cx="5943600" cy="3000375"/>
                    </a:xfrm>
                    <a:prstGeom prst="rect">
                      <a:avLst/>
                    </a:prstGeom>
                  </pic:spPr>
                </pic:pic>
              </a:graphicData>
            </a:graphic>
          </wp:inline>
        </w:drawing>
      </w:r>
      <w:bookmarkStart w:id="3" w:name="_heading=h.gggb7lo7pcwv"/>
      <w:bookmarkEnd w:id="3"/>
    </w:p>
    <w:p w14:paraId="4C5DA830" w14:textId="40462AA0" w:rsidR="00A751B0" w:rsidRDefault="00A751B0">
      <w:pPr>
        <w:rPr>
          <w:rFonts w:ascii="Calibri" w:hAnsi="Calibri"/>
        </w:rPr>
      </w:pPr>
      <w:r>
        <w:rPr>
          <w:rFonts w:ascii="Calibri" w:hAnsi="Calibri"/>
        </w:rPr>
        <w:br w:type="page"/>
      </w:r>
    </w:p>
    <w:sdt>
      <w:sdtPr>
        <w:rPr>
          <w:rFonts w:asciiTheme="minorHAnsi" w:eastAsiaTheme="minorHAnsi" w:hAnsiTheme="minorHAnsi" w:cstheme="minorBidi"/>
          <w:b w:val="0"/>
          <w:bCs w:val="0"/>
          <w:color w:val="auto"/>
          <w:kern w:val="2"/>
          <w:sz w:val="24"/>
          <w:szCs w:val="24"/>
          <w14:ligatures w14:val="standardContextual"/>
        </w:rPr>
        <w:id w:val="1772820747"/>
        <w:docPartObj>
          <w:docPartGallery w:val="Table of Contents"/>
          <w:docPartUnique/>
        </w:docPartObj>
      </w:sdtPr>
      <w:sdtEndPr>
        <w:rPr>
          <w:noProof/>
        </w:rPr>
      </w:sdtEndPr>
      <w:sdtContent>
        <w:p w14:paraId="22DE75E6" w14:textId="1461C7D4" w:rsidR="00D46DAA" w:rsidRDefault="00D46DAA" w:rsidP="00091809">
          <w:pPr>
            <w:pStyle w:val="TOCHeading"/>
          </w:pPr>
          <w:r>
            <w:t>Contents</w:t>
          </w:r>
        </w:p>
        <w:p w14:paraId="3AD495E3" w14:textId="6A00B403" w:rsidR="000144C0" w:rsidRDefault="00D46DAA">
          <w:pPr>
            <w:pStyle w:val="TOC1"/>
            <w:rPr>
              <w:ins w:id="4" w:author="MatheuS Santos" w:date="2026-10-25T15:22:00Z" w16du:dateUtc="2026-10-25T15:22:00Z"/>
              <w:rFonts w:eastAsiaTheme="minorEastAsia"/>
              <w:b w:val="0"/>
              <w:bCs w:val="0"/>
              <w:i w:val="0"/>
              <w:iCs w:val="0"/>
              <w:noProof/>
            </w:rPr>
          </w:pPr>
          <w:r>
            <w:fldChar w:fldCharType="begin"/>
          </w:r>
          <w:r>
            <w:instrText xml:space="preserve"> TOC \o "1-3" \h \z \u </w:instrText>
          </w:r>
          <w:r>
            <w:fldChar w:fldCharType="separate"/>
          </w:r>
          <w:ins w:id="5" w:author="MatheuS Santos" w:date="2026-10-25T15:22:00Z" w16du:dateUtc="2026-10-25T15:22:00Z">
            <w:r w:rsidR="000144C0" w:rsidRPr="00EC521F">
              <w:rPr>
                <w:rStyle w:val="Hyperlink"/>
                <w:noProof/>
              </w:rPr>
              <w:fldChar w:fldCharType="begin"/>
            </w:r>
            <w:r w:rsidR="000144C0" w:rsidRPr="00EC521F">
              <w:rPr>
                <w:rStyle w:val="Hyperlink"/>
                <w:noProof/>
              </w:rPr>
              <w:instrText xml:space="preserve"> </w:instrText>
            </w:r>
            <w:r w:rsidR="000144C0">
              <w:rPr>
                <w:noProof/>
              </w:rPr>
              <w:instrText>HYPERLINK \l "_Toc243834155"</w:instrText>
            </w:r>
            <w:r w:rsidR="000144C0" w:rsidRPr="00EC521F">
              <w:rPr>
                <w:rStyle w:val="Hyperlink"/>
                <w:noProof/>
              </w:rPr>
              <w:instrText xml:space="preserve"> </w:instrText>
            </w:r>
            <w:r w:rsidR="000144C0" w:rsidRPr="00EC521F">
              <w:rPr>
                <w:rStyle w:val="Hyperlink"/>
                <w:noProof/>
              </w:rPr>
            </w:r>
            <w:r w:rsidR="000144C0" w:rsidRPr="00EC521F">
              <w:rPr>
                <w:rStyle w:val="Hyperlink"/>
                <w:noProof/>
              </w:rPr>
              <w:fldChar w:fldCharType="separate"/>
            </w:r>
            <w:r w:rsidR="000144C0" w:rsidRPr="00EC521F">
              <w:rPr>
                <w:rStyle w:val="Hyperlink"/>
                <w:noProof/>
              </w:rPr>
              <w:t>1. Project Title</w:t>
            </w:r>
            <w:r w:rsidR="000144C0">
              <w:rPr>
                <w:noProof/>
                <w:webHidden/>
              </w:rPr>
              <w:tab/>
            </w:r>
            <w:r w:rsidR="000144C0">
              <w:rPr>
                <w:noProof/>
                <w:webHidden/>
              </w:rPr>
              <w:fldChar w:fldCharType="begin"/>
            </w:r>
            <w:r w:rsidR="000144C0">
              <w:rPr>
                <w:noProof/>
                <w:webHidden/>
              </w:rPr>
              <w:instrText xml:space="preserve"> PAGEREF _Toc243834155 \h </w:instrText>
            </w:r>
            <w:r w:rsidR="000144C0">
              <w:rPr>
                <w:noProof/>
                <w:webHidden/>
              </w:rPr>
            </w:r>
            <w:r w:rsidR="000144C0">
              <w:rPr>
                <w:noProof/>
                <w:webHidden/>
              </w:rPr>
              <w:fldChar w:fldCharType="separate"/>
            </w:r>
            <w:r w:rsidR="000144C0">
              <w:rPr>
                <w:noProof/>
                <w:webHidden/>
              </w:rPr>
              <w:t>4</w:t>
            </w:r>
            <w:r w:rsidR="000144C0">
              <w:rPr>
                <w:noProof/>
                <w:webHidden/>
              </w:rPr>
              <w:fldChar w:fldCharType="end"/>
            </w:r>
            <w:r w:rsidR="000144C0" w:rsidRPr="00EC521F">
              <w:rPr>
                <w:rStyle w:val="Hyperlink"/>
                <w:noProof/>
              </w:rPr>
              <w:fldChar w:fldCharType="end"/>
            </w:r>
          </w:ins>
        </w:p>
        <w:p w14:paraId="088707D9" w14:textId="74C9C01A" w:rsidR="000144C0" w:rsidRDefault="000144C0">
          <w:pPr>
            <w:pStyle w:val="TOC1"/>
            <w:rPr>
              <w:ins w:id="6" w:author="MatheuS Santos" w:date="2026-10-25T15:22:00Z" w16du:dateUtc="2026-10-25T15:22:00Z"/>
              <w:rFonts w:eastAsiaTheme="minorEastAsia"/>
              <w:b w:val="0"/>
              <w:bCs w:val="0"/>
              <w:i w:val="0"/>
              <w:iCs w:val="0"/>
              <w:noProof/>
            </w:rPr>
          </w:pPr>
          <w:ins w:id="7"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"_Toc243834156"</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2. Introduction</w:t>
            </w:r>
            <w:r>
              <w:rPr>
                <w:noProof/>
                <w:webHidden/>
              </w:rPr>
              <w:tab/>
            </w:r>
            <w:r>
              <w:rPr>
                <w:noProof/>
                <w:webHidden/>
              </w:rPr>
              <w:fldChar w:fldCharType="begin"/>
            </w:r>
            <w:r>
              <w:rPr>
                <w:noProof/>
                <w:webHidden/>
              </w:rPr>
              <w:instrText xml:space="preserve"> PAGEREF _Toc243834156 \h </w:instrText>
            </w:r>
            <w:r>
              <w:rPr>
                <w:noProof/>
                <w:webHidden/>
              </w:rPr>
            </w:r>
            <w:r>
              <w:rPr>
                <w:noProof/>
                <w:webHidden/>
              </w:rPr>
              <w:fldChar w:fldCharType="separate"/>
            </w:r>
            <w:r>
              <w:rPr>
                <w:noProof/>
                <w:webHidden/>
              </w:rPr>
              <w:t>4</w:t>
            </w:r>
            <w:r>
              <w:rPr>
                <w:noProof/>
                <w:webHidden/>
              </w:rPr>
              <w:fldChar w:fldCharType="end"/>
            </w:r>
            <w:r w:rsidRPr="00EC521F">
              <w:rPr>
                <w:rStyle w:val="Hyperlink"/>
                <w:noProof/>
              </w:rPr>
              <w:fldChar w:fldCharType="end"/>
            </w:r>
          </w:ins>
        </w:p>
        <w:p w14:paraId="3F44D644" w14:textId="576BC31B" w:rsidR="000144C0" w:rsidRDefault="000144C0">
          <w:pPr>
            <w:pStyle w:val="TOC1"/>
            <w:rPr>
              <w:ins w:id="8" w:author="MatheuS Santos" w:date="2026-10-25T15:22:00Z" w16du:dateUtc="2026-10-25T15:22:00Z"/>
              <w:rFonts w:eastAsiaTheme="minorEastAsia"/>
              <w:b w:val="0"/>
              <w:bCs w:val="0"/>
              <w:i w:val="0"/>
              <w:iCs w:val="0"/>
              <w:noProof/>
            </w:rPr>
          </w:pPr>
          <w:ins w:id="9"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"_Toc243834157"</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3. Problem Definition</w:t>
            </w:r>
            <w:r>
              <w:rPr>
                <w:noProof/>
                <w:webHidden/>
              </w:rPr>
              <w:tab/>
            </w:r>
            <w:r>
              <w:rPr>
                <w:noProof/>
                <w:webHidden/>
              </w:rPr>
              <w:fldChar w:fldCharType="begin"/>
            </w:r>
            <w:r>
              <w:rPr>
                <w:noProof/>
                <w:webHidden/>
              </w:rPr>
              <w:instrText xml:space="preserve"> PAGEREF _Toc243834157 \h </w:instrText>
            </w:r>
            <w:r>
              <w:rPr>
                <w:noProof/>
                <w:webHidden/>
              </w:rPr>
            </w:r>
            <w:r>
              <w:rPr>
                <w:noProof/>
                <w:webHidden/>
              </w:rPr>
              <w:fldChar w:fldCharType="separate"/>
            </w:r>
            <w:r>
              <w:rPr>
                <w:noProof/>
                <w:webHidden/>
              </w:rPr>
              <w:t>4</w:t>
            </w:r>
            <w:r>
              <w:rPr>
                <w:noProof/>
                <w:webHidden/>
              </w:rPr>
              <w:fldChar w:fldCharType="end"/>
            </w:r>
            <w:r w:rsidRPr="00EC521F">
              <w:rPr>
                <w:rStyle w:val="Hyperlink"/>
                <w:noProof/>
              </w:rPr>
              <w:fldChar w:fldCharType="end"/>
            </w:r>
          </w:ins>
        </w:p>
        <w:p w14:paraId="4EDCBEA7" w14:textId="2269B783" w:rsidR="000144C0" w:rsidRDefault="000144C0">
          <w:pPr>
            <w:pStyle w:val="TOC1"/>
            <w:rPr>
              <w:ins w:id="10" w:author="MatheuS Santos" w:date="2026-10-25T15:22:00Z" w16du:dateUtc="2026-10-25T15:22:00Z"/>
              <w:rFonts w:eastAsiaTheme="minorEastAsia"/>
              <w:b w:val="0"/>
              <w:bCs w:val="0"/>
              <w:i w:val="0"/>
              <w:iCs w:val="0"/>
              <w:noProof/>
            </w:rPr>
          </w:pPr>
          <w:ins w:id="11"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"_Toc243834158"</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4. Aim and Objectives</w:t>
            </w:r>
            <w:r>
              <w:rPr>
                <w:noProof/>
                <w:webHidden/>
              </w:rPr>
              <w:tab/>
            </w:r>
            <w:r>
              <w:rPr>
                <w:noProof/>
                <w:webHidden/>
              </w:rPr>
              <w:fldChar w:fldCharType="begin"/>
            </w:r>
            <w:r>
              <w:rPr>
                <w:noProof/>
                <w:webHidden/>
              </w:rPr>
              <w:instrText xml:space="preserve"> PAGEREF _Toc243834158 \h </w:instrText>
            </w:r>
            <w:r>
              <w:rPr>
                <w:noProof/>
                <w:webHidden/>
              </w:rPr>
            </w:r>
            <w:r>
              <w:rPr>
                <w:noProof/>
                <w:webHidden/>
              </w:rPr>
              <w:fldChar w:fldCharType="separate"/>
            </w:r>
            <w:r>
              <w:rPr>
                <w:noProof/>
                <w:webHidden/>
              </w:rPr>
              <w:t>5</w:t>
            </w:r>
            <w:r>
              <w:rPr>
                <w:noProof/>
                <w:webHidden/>
              </w:rPr>
              <w:fldChar w:fldCharType="end"/>
            </w:r>
            <w:r w:rsidRPr="00EC521F">
              <w:rPr>
                <w:rStyle w:val="Hyperlink"/>
                <w:noProof/>
              </w:rPr>
              <w:fldChar w:fldCharType="end"/>
            </w:r>
          </w:ins>
        </w:p>
        <w:p w14:paraId="058ADF3E" w14:textId="601444FB" w:rsidR="000144C0" w:rsidRDefault="000144C0">
          <w:pPr>
            <w:pStyle w:val="TOC2"/>
            <w:tabs>
              <w:tab w:val="right" w:leader="dot" w:pos="9350"/>
            </w:tabs>
            <w:rPr>
              <w:ins w:id="12" w:author="MatheuS Santos" w:date="2026-10-25T15:22:00Z" w16du:dateUtc="2026-10-25T15:22:00Z"/>
              <w:rFonts w:eastAsiaTheme="minorEastAsia"/>
              <w:b w:val="0"/>
              <w:bCs w:val="0"/>
              <w:noProof/>
              <w:sz w:val="24"/>
              <w:szCs w:val="24"/>
            </w:rPr>
          </w:pPr>
          <w:ins w:id="13"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"_Toc243834159"</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4.1. General aim:</w:t>
            </w:r>
            <w:r>
              <w:rPr>
                <w:noProof/>
                <w:webHidden/>
              </w:rPr>
              <w:tab/>
            </w:r>
            <w:r>
              <w:rPr>
                <w:noProof/>
                <w:webHidden/>
              </w:rPr>
              <w:fldChar w:fldCharType="begin"/>
            </w:r>
            <w:r>
              <w:rPr>
                <w:noProof/>
                <w:webHidden/>
              </w:rPr>
              <w:instrText xml:space="preserve"> PAGEREF _Toc243834159 \h </w:instrText>
            </w:r>
            <w:r>
              <w:rPr>
                <w:noProof/>
                <w:webHidden/>
              </w:rPr>
            </w:r>
            <w:r>
              <w:rPr>
                <w:noProof/>
                <w:webHidden/>
              </w:rPr>
              <w:fldChar w:fldCharType="separate"/>
            </w:r>
            <w:r>
              <w:rPr>
                <w:noProof/>
                <w:webHidden/>
              </w:rPr>
              <w:t>5</w:t>
            </w:r>
            <w:r>
              <w:rPr>
                <w:noProof/>
                <w:webHidden/>
              </w:rPr>
              <w:fldChar w:fldCharType="end"/>
            </w:r>
            <w:r w:rsidRPr="00EC521F">
              <w:rPr>
                <w:rStyle w:val="Hyperlink"/>
                <w:noProof/>
              </w:rPr>
              <w:fldChar w:fldCharType="end"/>
            </w:r>
          </w:ins>
        </w:p>
        <w:p w14:paraId="3BA30772" w14:textId="1C699402" w:rsidR="000144C0" w:rsidRDefault="000144C0">
          <w:pPr>
            <w:pStyle w:val="TOC2"/>
            <w:tabs>
              <w:tab w:val="right" w:leader="dot" w:pos="9350"/>
            </w:tabs>
            <w:rPr>
              <w:ins w:id="14" w:author="MatheuS Santos" w:date="2026-10-25T15:22:00Z" w16du:dateUtc="2026-10-25T15:22:00Z"/>
              <w:rFonts w:eastAsiaTheme="minorEastAsia"/>
              <w:b w:val="0"/>
              <w:bCs w:val="0"/>
              <w:noProof/>
              <w:sz w:val="24"/>
              <w:szCs w:val="24"/>
            </w:rPr>
          </w:pPr>
          <w:ins w:id="15"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"_Toc243834160"</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4.2. Specific Objectives:</w:t>
            </w:r>
            <w:r>
              <w:rPr>
                <w:noProof/>
                <w:webHidden/>
              </w:rPr>
              <w:tab/>
            </w:r>
            <w:r>
              <w:rPr>
                <w:noProof/>
                <w:webHidden/>
              </w:rPr>
              <w:fldChar w:fldCharType="begin"/>
            </w:r>
            <w:r>
              <w:rPr>
                <w:noProof/>
                <w:webHidden/>
              </w:rPr>
              <w:instrText xml:space="preserve"> PAGEREF _Toc243834160 \h </w:instrText>
            </w:r>
            <w:r>
              <w:rPr>
                <w:noProof/>
                <w:webHidden/>
              </w:rPr>
            </w:r>
            <w:r>
              <w:rPr>
                <w:noProof/>
                <w:webHidden/>
              </w:rPr>
              <w:fldChar w:fldCharType="separate"/>
            </w:r>
            <w:r>
              <w:rPr>
                <w:noProof/>
                <w:webHidden/>
              </w:rPr>
              <w:t>5</w:t>
            </w:r>
            <w:r>
              <w:rPr>
                <w:noProof/>
                <w:webHidden/>
              </w:rPr>
              <w:fldChar w:fldCharType="end"/>
            </w:r>
            <w:r w:rsidRPr="00EC521F">
              <w:rPr>
                <w:rStyle w:val="Hyperlink"/>
                <w:noProof/>
              </w:rPr>
              <w:fldChar w:fldCharType="end"/>
            </w:r>
          </w:ins>
        </w:p>
        <w:p w14:paraId="7861638C" w14:textId="0D8EA72E" w:rsidR="000144C0" w:rsidRDefault="000144C0">
          <w:pPr>
            <w:pStyle w:val="TOC1"/>
            <w:rPr>
              <w:ins w:id="16" w:author="MatheuS Santos" w:date="2026-10-25T15:22:00Z" w16du:dateUtc="2026-10-25T15:22:00Z"/>
              <w:rFonts w:eastAsiaTheme="minorEastAsia"/>
              <w:b w:val="0"/>
              <w:bCs w:val="0"/>
              <w:i w:val="0"/>
              <w:iCs w:val="0"/>
              <w:noProof/>
            </w:rPr>
          </w:pPr>
          <w:ins w:id="17"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"_Toc243834161"</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5. Scope</w:t>
            </w:r>
            <w:r>
              <w:rPr>
                <w:noProof/>
                <w:webHidden/>
              </w:rPr>
              <w:tab/>
            </w:r>
            <w:r>
              <w:rPr>
                <w:noProof/>
                <w:webHidden/>
              </w:rPr>
              <w:fldChar w:fldCharType="begin"/>
            </w:r>
            <w:r>
              <w:rPr>
                <w:noProof/>
                <w:webHidden/>
              </w:rPr>
              <w:instrText xml:space="preserve"> PAGEREF _Toc243834161 \h </w:instrText>
            </w:r>
            <w:r>
              <w:rPr>
                <w:noProof/>
                <w:webHidden/>
              </w:rPr>
            </w:r>
            <w:r>
              <w:rPr>
                <w:noProof/>
                <w:webHidden/>
              </w:rPr>
              <w:fldChar w:fldCharType="separate"/>
            </w:r>
            <w:r>
              <w:rPr>
                <w:noProof/>
                <w:webHidden/>
              </w:rPr>
              <w:t>5</w:t>
            </w:r>
            <w:r>
              <w:rPr>
                <w:noProof/>
                <w:webHidden/>
              </w:rPr>
              <w:fldChar w:fldCharType="end"/>
            </w:r>
            <w:r w:rsidRPr="00EC521F">
              <w:rPr>
                <w:rStyle w:val="Hyperlink"/>
                <w:noProof/>
              </w:rPr>
              <w:fldChar w:fldCharType="end"/>
            </w:r>
          </w:ins>
        </w:p>
        <w:p w14:paraId="4B34E878" w14:textId="6C94F180" w:rsidR="000144C0" w:rsidRDefault="000144C0">
          <w:pPr>
            <w:pStyle w:val="TOC1"/>
            <w:rPr>
              <w:ins w:id="18" w:author="MatheuS Santos" w:date="2026-10-25T15:22:00Z" w16du:dateUtc="2026-10-25T15:22:00Z"/>
              <w:rFonts w:eastAsiaTheme="minorEastAsia"/>
              <w:b w:val="0"/>
              <w:bCs w:val="0"/>
              <w:i w:val="0"/>
              <w:iCs w:val="0"/>
              <w:noProof/>
            </w:rPr>
          </w:pPr>
          <w:ins w:id="19"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"_Toc243834162"</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6. Methodology</w:t>
            </w:r>
            <w:r>
              <w:rPr>
                <w:noProof/>
                <w:webHidden/>
              </w:rPr>
              <w:tab/>
            </w:r>
            <w:r>
              <w:rPr>
                <w:noProof/>
                <w:webHidden/>
              </w:rPr>
              <w:fldChar w:fldCharType="begin"/>
            </w:r>
            <w:r>
              <w:rPr>
                <w:noProof/>
                <w:webHidden/>
              </w:rPr>
              <w:instrText xml:space="preserve"> PAGEREF _Toc243834162 \h </w:instrText>
            </w:r>
            <w:r>
              <w:rPr>
                <w:noProof/>
                <w:webHidden/>
              </w:rPr>
            </w:r>
            <w:r>
              <w:rPr>
                <w:noProof/>
                <w:webHidden/>
              </w:rPr>
              <w:fldChar w:fldCharType="separate"/>
            </w:r>
            <w:r>
              <w:rPr>
                <w:noProof/>
                <w:webHidden/>
              </w:rPr>
              <w:t>6</w:t>
            </w:r>
            <w:r>
              <w:rPr>
                <w:noProof/>
                <w:webHidden/>
              </w:rPr>
              <w:fldChar w:fldCharType="end"/>
            </w:r>
            <w:r w:rsidRPr="00EC521F">
              <w:rPr>
                <w:rStyle w:val="Hyperlink"/>
                <w:noProof/>
              </w:rPr>
              <w:fldChar w:fldCharType="end"/>
            </w:r>
          </w:ins>
        </w:p>
        <w:p w14:paraId="47C7321D" w14:textId="3E466B48" w:rsidR="000144C0" w:rsidRDefault="000144C0">
          <w:pPr>
            <w:pStyle w:val="TOC1"/>
            <w:rPr>
              <w:ins w:id="20" w:author="MatheuS Santos" w:date="2026-10-25T15:22:00Z" w16du:dateUtc="2026-10-25T15:22:00Z"/>
              <w:rFonts w:eastAsiaTheme="minorEastAsia"/>
              <w:b w:val="0"/>
              <w:bCs w:val="0"/>
              <w:i w:val="0"/>
              <w:iCs w:val="0"/>
              <w:noProof/>
            </w:rPr>
          </w:pPr>
          <w:ins w:id="21"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"_Toc243834163"</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7. Data Sources</w:t>
            </w:r>
            <w:r>
              <w:rPr>
                <w:noProof/>
                <w:webHidden/>
              </w:rPr>
              <w:tab/>
            </w:r>
            <w:r>
              <w:rPr>
                <w:noProof/>
                <w:webHidden/>
              </w:rPr>
              <w:fldChar w:fldCharType="begin"/>
            </w:r>
            <w:r>
              <w:rPr>
                <w:noProof/>
                <w:webHidden/>
              </w:rPr>
              <w:instrText xml:space="preserve"> PAGEREF _Toc243834163 \h </w:instrText>
            </w:r>
            <w:r>
              <w:rPr>
                <w:noProof/>
                <w:webHidden/>
              </w:rPr>
            </w:r>
            <w:r>
              <w:rPr>
                <w:noProof/>
                <w:webHidden/>
              </w:rPr>
              <w:fldChar w:fldCharType="separate"/>
            </w:r>
            <w:r>
              <w:rPr>
                <w:noProof/>
                <w:webHidden/>
              </w:rPr>
              <w:t>6</w:t>
            </w:r>
            <w:r>
              <w:rPr>
                <w:noProof/>
                <w:webHidden/>
              </w:rPr>
              <w:fldChar w:fldCharType="end"/>
            </w:r>
            <w:r w:rsidRPr="00EC521F">
              <w:rPr>
                <w:rStyle w:val="Hyperlink"/>
                <w:noProof/>
              </w:rPr>
              <w:fldChar w:fldCharType="end"/>
            </w:r>
          </w:ins>
        </w:p>
        <w:p w14:paraId="3FDA594D" w14:textId="2C35E2F5" w:rsidR="000144C0" w:rsidRDefault="000144C0">
          <w:pPr>
            <w:pStyle w:val="TOC1"/>
            <w:rPr>
              <w:ins w:id="22" w:author="MatheuS Santos" w:date="2026-10-25T15:22:00Z" w16du:dateUtc="2026-10-25T15:22:00Z"/>
              <w:rFonts w:eastAsiaTheme="minorEastAsia"/>
              <w:b w:val="0"/>
              <w:bCs w:val="0"/>
              <w:i w:val="0"/>
              <w:iCs w:val="0"/>
              <w:noProof/>
            </w:rPr>
          </w:pPr>
          <w:ins w:id="23"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"_Toc243834164"</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8. Expected Deliverables</w:t>
            </w:r>
            <w:r>
              <w:rPr>
                <w:noProof/>
                <w:webHidden/>
              </w:rPr>
              <w:tab/>
            </w:r>
            <w:r>
              <w:rPr>
                <w:noProof/>
                <w:webHidden/>
              </w:rPr>
              <w:fldChar w:fldCharType="begin"/>
            </w:r>
            <w:r>
              <w:rPr>
                <w:noProof/>
                <w:webHidden/>
              </w:rPr>
              <w:instrText xml:space="preserve"> PAGEREF _Toc243834164 \h </w:instrText>
            </w:r>
            <w:r>
              <w:rPr>
                <w:noProof/>
                <w:webHidden/>
              </w:rPr>
            </w:r>
            <w:r>
              <w:rPr>
                <w:noProof/>
                <w:webHidden/>
              </w:rPr>
              <w:fldChar w:fldCharType="separate"/>
            </w:r>
            <w:r>
              <w:rPr>
                <w:noProof/>
                <w:webHidden/>
              </w:rPr>
              <w:t>7</w:t>
            </w:r>
            <w:r>
              <w:rPr>
                <w:noProof/>
                <w:webHidden/>
              </w:rPr>
              <w:fldChar w:fldCharType="end"/>
            </w:r>
            <w:r w:rsidRPr="00EC521F">
              <w:rPr>
                <w:rStyle w:val="Hyperlink"/>
                <w:noProof/>
              </w:rPr>
              <w:fldChar w:fldCharType="end"/>
            </w:r>
          </w:ins>
        </w:p>
        <w:p w14:paraId="36A0C5DA" w14:textId="70FC7190" w:rsidR="000144C0" w:rsidRDefault="000144C0">
          <w:pPr>
            <w:pStyle w:val="TOC1"/>
            <w:rPr>
              <w:ins w:id="24" w:author="MatheuS Santos" w:date="2026-10-25T15:22:00Z" w16du:dateUtc="2026-10-25T15:22:00Z"/>
              <w:rFonts w:eastAsiaTheme="minorEastAsia"/>
              <w:b w:val="0"/>
              <w:bCs w:val="0"/>
              <w:i w:val="0"/>
              <w:iCs w:val="0"/>
              <w:noProof/>
            </w:rPr>
          </w:pPr>
          <w:ins w:id="25"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"_Toc243834165"</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9. Project Timeline</w:t>
            </w:r>
            <w:r>
              <w:rPr>
                <w:noProof/>
                <w:webHidden/>
              </w:rPr>
              <w:tab/>
            </w:r>
            <w:r>
              <w:rPr>
                <w:noProof/>
                <w:webHidden/>
              </w:rPr>
              <w:fldChar w:fldCharType="begin"/>
            </w:r>
            <w:r>
              <w:rPr>
                <w:noProof/>
                <w:webHidden/>
              </w:rPr>
              <w:instrText xml:space="preserve"> PAGEREF _Toc243834165 \h </w:instrText>
            </w:r>
            <w:r>
              <w:rPr>
                <w:noProof/>
                <w:webHidden/>
              </w:rPr>
            </w:r>
            <w:r>
              <w:rPr>
                <w:noProof/>
                <w:webHidden/>
              </w:rPr>
              <w:fldChar w:fldCharType="separate"/>
            </w:r>
            <w:r>
              <w:rPr>
                <w:noProof/>
                <w:webHidden/>
              </w:rPr>
              <w:t>7</w:t>
            </w:r>
            <w:r>
              <w:rPr>
                <w:noProof/>
                <w:webHidden/>
              </w:rPr>
              <w:fldChar w:fldCharType="end"/>
            </w:r>
            <w:r w:rsidRPr="00EC521F">
              <w:rPr>
                <w:rStyle w:val="Hyperlink"/>
                <w:noProof/>
              </w:rPr>
              <w:fldChar w:fldCharType="end"/>
            </w:r>
          </w:ins>
        </w:p>
        <w:p w14:paraId="50D2FEBB" w14:textId="7DD1308B" w:rsidR="000144C0" w:rsidRDefault="000144C0">
          <w:pPr>
            <w:pStyle w:val="TOC1"/>
            <w:rPr>
              <w:ins w:id="26" w:author="MatheuS Santos" w:date="2026-10-25T15:22:00Z" w16du:dateUtc="2026-10-25T15:22:00Z"/>
              <w:rFonts w:eastAsiaTheme="minorEastAsia"/>
              <w:b w:val="0"/>
              <w:bCs w:val="0"/>
              <w:i w:val="0"/>
              <w:iCs w:val="0"/>
              <w:noProof/>
            </w:rPr>
          </w:pPr>
          <w:ins w:id="27"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"_Toc243834166"</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10. Ethical and Legal Considerations</w:t>
            </w:r>
            <w:r>
              <w:rPr>
                <w:noProof/>
                <w:webHidden/>
              </w:rPr>
              <w:tab/>
            </w:r>
            <w:r>
              <w:rPr>
                <w:noProof/>
                <w:webHidden/>
              </w:rPr>
              <w:fldChar w:fldCharType="begin"/>
            </w:r>
            <w:r>
              <w:rPr>
                <w:noProof/>
                <w:webHidden/>
              </w:rPr>
              <w:instrText xml:space="preserve"> PAGEREF _Toc243834166 \h </w:instrText>
            </w:r>
            <w:r>
              <w:rPr>
                <w:noProof/>
                <w:webHidden/>
              </w:rPr>
            </w:r>
            <w:r>
              <w:rPr>
                <w:noProof/>
                <w:webHidden/>
              </w:rPr>
              <w:fldChar w:fldCharType="separate"/>
            </w:r>
            <w:r>
              <w:rPr>
                <w:noProof/>
                <w:webHidden/>
              </w:rPr>
              <w:t>8</w:t>
            </w:r>
            <w:r>
              <w:rPr>
                <w:noProof/>
                <w:webHidden/>
              </w:rPr>
              <w:fldChar w:fldCharType="end"/>
            </w:r>
            <w:r w:rsidRPr="00EC521F">
              <w:rPr>
                <w:rStyle w:val="Hyperlink"/>
                <w:noProof/>
              </w:rPr>
              <w:fldChar w:fldCharType="end"/>
            </w:r>
          </w:ins>
        </w:p>
        <w:p w14:paraId="49833129" w14:textId="053F3CB6" w:rsidR="000144C0" w:rsidRDefault="000144C0">
          <w:pPr>
            <w:pStyle w:val="TOC1"/>
            <w:rPr>
              <w:ins w:id="28" w:author="MatheuS Santos" w:date="2026-10-25T15:22:00Z" w16du:dateUtc="2026-10-25T15:22:00Z"/>
              <w:rFonts w:eastAsiaTheme="minorEastAsia"/>
              <w:b w:val="0"/>
              <w:bCs w:val="0"/>
              <w:i w:val="0"/>
              <w:iCs w:val="0"/>
              <w:noProof/>
            </w:rPr>
          </w:pPr>
          <w:ins w:id="29"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"_Toc243834167"</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11. Conclusions</w:t>
            </w:r>
            <w:r>
              <w:rPr>
                <w:noProof/>
                <w:webHidden/>
              </w:rPr>
              <w:tab/>
            </w:r>
            <w:r>
              <w:rPr>
                <w:noProof/>
                <w:webHidden/>
              </w:rPr>
              <w:fldChar w:fldCharType="begin"/>
            </w:r>
            <w:r>
              <w:rPr>
                <w:noProof/>
                <w:webHidden/>
              </w:rPr>
              <w:instrText xml:space="preserve"> PAGEREF _Toc243834167 \h </w:instrText>
            </w:r>
            <w:r>
              <w:rPr>
                <w:noProof/>
                <w:webHidden/>
              </w:rPr>
            </w:r>
            <w:r>
              <w:rPr>
                <w:noProof/>
                <w:webHidden/>
              </w:rPr>
              <w:fldChar w:fldCharType="separate"/>
            </w:r>
            <w:r>
              <w:rPr>
                <w:noProof/>
                <w:webHidden/>
              </w:rPr>
              <w:t>8</w:t>
            </w:r>
            <w:r>
              <w:rPr>
                <w:noProof/>
                <w:webHidden/>
              </w:rPr>
              <w:fldChar w:fldCharType="end"/>
            </w:r>
            <w:r w:rsidRPr="00EC521F">
              <w:rPr>
                <w:rStyle w:val="Hyperlink"/>
                <w:noProof/>
              </w:rPr>
              <w:fldChar w:fldCharType="end"/>
            </w:r>
          </w:ins>
        </w:p>
        <w:p w14:paraId="4901DAF2" w14:textId="7B65B4CF" w:rsidR="000144C0" w:rsidRDefault="000144C0">
          <w:pPr>
            <w:pStyle w:val="TOC1"/>
            <w:rPr>
              <w:ins w:id="30" w:author="MatheuS Santos" w:date="2026-10-25T15:22:00Z" w16du:dateUtc="2026-10-25T15:22:00Z"/>
              <w:rFonts w:eastAsiaTheme="minorEastAsia"/>
              <w:b w:val="0"/>
              <w:bCs w:val="0"/>
              <w:i w:val="0"/>
              <w:iCs w:val="0"/>
              <w:noProof/>
            </w:rPr>
          </w:pPr>
          <w:ins w:id="31"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"_Toc243834168"</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12. References</w:t>
            </w:r>
            <w:r>
              <w:rPr>
                <w:noProof/>
                <w:webHidden/>
              </w:rPr>
              <w:tab/>
            </w:r>
            <w:r>
              <w:rPr>
                <w:noProof/>
                <w:webHidden/>
              </w:rPr>
              <w:fldChar w:fldCharType="begin"/>
            </w:r>
            <w:r>
              <w:rPr>
                <w:noProof/>
                <w:webHidden/>
              </w:rPr>
              <w:instrText xml:space="preserve"> PAGEREF _Toc243834168 \h </w:instrText>
            </w:r>
            <w:r>
              <w:rPr>
                <w:noProof/>
                <w:webHidden/>
              </w:rPr>
            </w:r>
            <w:r>
              <w:rPr>
                <w:noProof/>
                <w:webHidden/>
              </w:rPr>
              <w:fldChar w:fldCharType="separate"/>
            </w:r>
            <w:r>
              <w:rPr>
                <w:noProof/>
                <w:webHidden/>
              </w:rPr>
              <w:t>9</w:t>
            </w:r>
            <w:r>
              <w:rPr>
                <w:noProof/>
                <w:webHidden/>
              </w:rPr>
              <w:fldChar w:fldCharType="end"/>
            </w:r>
            <w:r w:rsidRPr="00EC521F">
              <w:rPr>
                <w:rStyle w:val="Hyperlink"/>
                <w:noProof/>
              </w:rPr>
              <w:fldChar w:fldCharType="end"/>
            </w:r>
          </w:ins>
        </w:p>
        <w:p w14:paraId="673942B7" w14:textId="4496E89F" w:rsidR="000144C0" w:rsidRDefault="000144C0">
          <w:pPr>
            <w:pStyle w:val="TOC1"/>
            <w:rPr>
              <w:ins w:id="32" w:author="MatheuS Santos" w:date="2026-10-25T15:22:00Z" w16du:dateUtc="2026-10-25T15:22:00Z"/>
              <w:rFonts w:eastAsiaTheme="minorEastAsia"/>
              <w:b w:val="0"/>
              <w:bCs w:val="0"/>
              <w:i w:val="0"/>
              <w:iCs w:val="0"/>
              <w:noProof/>
            </w:rPr>
          </w:pPr>
          <w:ins w:id="33"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"_Toc243834169"</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13. Appendix</w:t>
            </w:r>
            <w:r>
              <w:rPr>
                <w:noProof/>
                <w:webHidden/>
              </w:rPr>
              <w:tab/>
            </w:r>
            <w:r>
              <w:rPr>
                <w:noProof/>
                <w:webHidden/>
              </w:rPr>
              <w:fldChar w:fldCharType="begin"/>
            </w:r>
            <w:r>
              <w:rPr>
                <w:noProof/>
                <w:webHidden/>
              </w:rPr>
              <w:instrText xml:space="preserve"> PAGEREF _Toc243834169 \h </w:instrText>
            </w:r>
            <w:r>
              <w:rPr>
                <w:noProof/>
                <w:webHidden/>
              </w:rPr>
            </w:r>
            <w:r>
              <w:rPr>
                <w:noProof/>
                <w:webHidden/>
              </w:rPr>
              <w:fldChar w:fldCharType="separate"/>
            </w:r>
            <w:r>
              <w:rPr>
                <w:noProof/>
                <w:webHidden/>
              </w:rPr>
              <w:t>10</w:t>
            </w:r>
            <w:r>
              <w:rPr>
                <w:noProof/>
                <w:webHidden/>
              </w:rPr>
              <w:fldChar w:fldCharType="end"/>
            </w:r>
            <w:r w:rsidRPr="00EC521F">
              <w:rPr>
                <w:rStyle w:val="Hyperlink"/>
                <w:noProof/>
              </w:rPr>
              <w:fldChar w:fldCharType="end"/>
            </w:r>
          </w:ins>
        </w:p>
        <w:p w14:paraId="1AC1474A" w14:textId="43031C79" w:rsidR="000144C0" w:rsidRDefault="000144C0">
          <w:pPr>
            <w:pStyle w:val="TOC2"/>
            <w:tabs>
              <w:tab w:val="right" w:leader="dot" w:pos="9350"/>
            </w:tabs>
            <w:rPr>
              <w:ins w:id="34" w:author="MatheuS Santos" w:date="2026-10-25T15:22:00Z" w16du:dateUtc="2026-10-25T15:22:00Z"/>
              <w:rFonts w:eastAsiaTheme="minorEastAsia"/>
              <w:b w:val="0"/>
              <w:bCs w:val="0"/>
              <w:noProof/>
              <w:sz w:val="24"/>
              <w:szCs w:val="24"/>
            </w:rPr>
          </w:pPr>
          <w:ins w:id="35"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"_Toc243834170"</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AI-01</w:t>
            </w:r>
            <w:r>
              <w:rPr>
                <w:noProof/>
                <w:webHidden/>
              </w:rPr>
              <w:tab/>
            </w:r>
            <w:r>
              <w:rPr>
                <w:noProof/>
                <w:webHidden/>
              </w:rPr>
              <w:fldChar w:fldCharType="begin"/>
            </w:r>
            <w:r>
              <w:rPr>
                <w:noProof/>
                <w:webHidden/>
              </w:rPr>
              <w:instrText xml:space="preserve"> PAGEREF _Toc243834170 \h </w:instrText>
            </w:r>
            <w:r>
              <w:rPr>
                <w:noProof/>
                <w:webHidden/>
              </w:rPr>
            </w:r>
            <w:r>
              <w:rPr>
                <w:noProof/>
                <w:webHidden/>
              </w:rPr>
              <w:fldChar w:fldCharType="separate"/>
            </w:r>
            <w:r>
              <w:rPr>
                <w:noProof/>
                <w:webHidden/>
              </w:rPr>
              <w:t>10</w:t>
            </w:r>
            <w:r>
              <w:rPr>
                <w:noProof/>
                <w:webHidden/>
              </w:rPr>
              <w:fldChar w:fldCharType="end"/>
            </w:r>
            <w:r w:rsidRPr="00EC521F">
              <w:rPr>
                <w:rStyle w:val="Hyperlink"/>
                <w:noProof/>
              </w:rPr>
              <w:fldChar w:fldCharType="end"/>
            </w:r>
          </w:ins>
        </w:p>
        <w:p w14:paraId="03D8AF70" w14:textId="5CA04536" w:rsidR="000144C0" w:rsidRDefault="000144C0">
          <w:pPr>
            <w:pStyle w:val="TOC2"/>
            <w:tabs>
              <w:tab w:val="right" w:leader="dot" w:pos="9350"/>
            </w:tabs>
            <w:rPr>
              <w:ins w:id="36" w:author="MatheuS Santos" w:date="2026-10-25T15:22:00Z" w16du:dateUtc="2026-10-25T15:22:00Z"/>
              <w:rFonts w:eastAsiaTheme="minorEastAsia"/>
              <w:b w:val="0"/>
              <w:bCs w:val="0"/>
              <w:noProof/>
              <w:sz w:val="24"/>
              <w:szCs w:val="24"/>
            </w:rPr>
          </w:pPr>
          <w:ins w:id="37"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"_Toc243834171"</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AI-02</w:t>
            </w:r>
            <w:r>
              <w:rPr>
                <w:noProof/>
                <w:webHidden/>
              </w:rPr>
              <w:tab/>
            </w:r>
            <w:r>
              <w:rPr>
                <w:noProof/>
                <w:webHidden/>
              </w:rPr>
              <w:fldChar w:fldCharType="begin"/>
            </w:r>
            <w:r>
              <w:rPr>
                <w:noProof/>
                <w:webHidden/>
              </w:rPr>
              <w:instrText xml:space="preserve"> PAGEREF _Toc243834171 \h </w:instrText>
            </w:r>
            <w:r>
              <w:rPr>
                <w:noProof/>
                <w:webHidden/>
              </w:rPr>
            </w:r>
            <w:r>
              <w:rPr>
                <w:noProof/>
                <w:webHidden/>
              </w:rPr>
              <w:fldChar w:fldCharType="separate"/>
            </w:r>
            <w:r>
              <w:rPr>
                <w:noProof/>
                <w:webHidden/>
              </w:rPr>
              <w:t>11</w:t>
            </w:r>
            <w:r>
              <w:rPr>
                <w:noProof/>
                <w:webHidden/>
              </w:rPr>
              <w:fldChar w:fldCharType="end"/>
            </w:r>
            <w:r w:rsidRPr="00EC521F">
              <w:rPr>
                <w:rStyle w:val="Hyperlink"/>
                <w:noProof/>
              </w:rPr>
              <w:fldChar w:fldCharType="end"/>
            </w:r>
          </w:ins>
        </w:p>
        <w:p w14:paraId="2ACF0F17" w14:textId="15809198" w:rsidR="000144C0" w:rsidRDefault="000144C0">
          <w:pPr>
            <w:pStyle w:val="TOC2"/>
            <w:tabs>
              <w:tab w:val="right" w:leader="dot" w:pos="9350"/>
            </w:tabs>
            <w:rPr>
              <w:ins w:id="38" w:author="MatheuS Santos" w:date="2026-10-25T15:22:00Z" w16du:dateUtc="2026-10-25T15:22:00Z"/>
              <w:rFonts w:eastAsiaTheme="minorEastAsia"/>
              <w:b w:val="0"/>
              <w:bCs w:val="0"/>
              <w:noProof/>
              <w:sz w:val="24"/>
              <w:szCs w:val="24"/>
            </w:rPr>
          </w:pPr>
          <w:ins w:id="39"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"_Toc243834172"</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AI-03</w:t>
            </w:r>
            <w:r>
              <w:rPr>
                <w:noProof/>
                <w:webHidden/>
              </w:rPr>
              <w:tab/>
            </w:r>
            <w:r>
              <w:rPr>
                <w:noProof/>
                <w:webHidden/>
              </w:rPr>
              <w:fldChar w:fldCharType="begin"/>
            </w:r>
            <w:r>
              <w:rPr>
                <w:noProof/>
                <w:webHidden/>
              </w:rPr>
              <w:instrText xml:space="preserve"> PAGEREF _Toc243834172 \h </w:instrText>
            </w:r>
            <w:r>
              <w:rPr>
                <w:noProof/>
                <w:webHidden/>
              </w:rPr>
            </w:r>
            <w:r>
              <w:rPr>
                <w:noProof/>
                <w:webHidden/>
              </w:rPr>
              <w:fldChar w:fldCharType="separate"/>
            </w:r>
            <w:r>
              <w:rPr>
                <w:noProof/>
                <w:webHidden/>
              </w:rPr>
              <w:t>12</w:t>
            </w:r>
            <w:r>
              <w:rPr>
                <w:noProof/>
                <w:webHidden/>
              </w:rPr>
              <w:fldChar w:fldCharType="end"/>
            </w:r>
            <w:r w:rsidRPr="00EC521F">
              <w:rPr>
                <w:rStyle w:val="Hyperlink"/>
                <w:noProof/>
              </w:rPr>
              <w:fldChar w:fldCharType="end"/>
            </w:r>
          </w:ins>
        </w:p>
        <w:p w14:paraId="6482B00F" w14:textId="3639F3F1" w:rsidR="000144C0" w:rsidRDefault="000144C0">
          <w:pPr>
            <w:pStyle w:val="TOC2"/>
            <w:tabs>
              <w:tab w:val="right" w:leader="dot" w:pos="9350"/>
            </w:tabs>
            <w:rPr>
              <w:ins w:id="40" w:author="MatheuS Santos" w:date="2026-10-25T15:22:00Z" w16du:dateUtc="2026-10-25T15:22:00Z"/>
              <w:rFonts w:eastAsiaTheme="minorEastAsia"/>
              <w:b w:val="0"/>
              <w:bCs w:val="0"/>
              <w:noProof/>
              <w:sz w:val="24"/>
              <w:szCs w:val="24"/>
            </w:rPr>
          </w:pPr>
          <w:ins w:id="41"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"_Toc243834173"</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AI-04</w:t>
            </w:r>
            <w:r>
              <w:rPr>
                <w:noProof/>
                <w:webHidden/>
              </w:rPr>
              <w:tab/>
            </w:r>
            <w:r>
              <w:rPr>
                <w:noProof/>
                <w:webHidden/>
              </w:rPr>
              <w:fldChar w:fldCharType="begin"/>
            </w:r>
            <w:r>
              <w:rPr>
                <w:noProof/>
                <w:webHidden/>
              </w:rPr>
              <w:instrText xml:space="preserve"> PAGEREF _Toc243834173 \h </w:instrText>
            </w:r>
            <w:r>
              <w:rPr>
                <w:noProof/>
                <w:webHidden/>
              </w:rPr>
            </w:r>
            <w:r>
              <w:rPr>
                <w:noProof/>
                <w:webHidden/>
              </w:rPr>
              <w:fldChar w:fldCharType="separate"/>
            </w:r>
            <w:r>
              <w:rPr>
                <w:noProof/>
                <w:webHidden/>
              </w:rPr>
              <w:t>13</w:t>
            </w:r>
            <w:r>
              <w:rPr>
                <w:noProof/>
                <w:webHidden/>
              </w:rPr>
              <w:fldChar w:fldCharType="end"/>
            </w:r>
            <w:r w:rsidRPr="00EC521F">
              <w:rPr>
                <w:rStyle w:val="Hyperlink"/>
                <w:noProof/>
              </w:rPr>
              <w:fldChar w:fldCharType="end"/>
            </w:r>
          </w:ins>
        </w:p>
        <w:p w14:paraId="04A90CF7" w14:textId="684B6FD5" w:rsidR="000144C0" w:rsidRDefault="000144C0">
          <w:pPr>
            <w:pStyle w:val="TOC3"/>
            <w:tabs>
              <w:tab w:val="right" w:leader="dot" w:pos="9350"/>
            </w:tabs>
            <w:rPr>
              <w:ins w:id="42" w:author="MatheuS Santos" w:date="2026-10-25T15:22:00Z" w16du:dateUtc="2026-10-25T15:22:00Z"/>
              <w:rFonts w:eastAsiaTheme="minorEastAsia"/>
              <w:noProof/>
              <w:sz w:val="24"/>
              <w:szCs w:val="24"/>
            </w:rPr>
          </w:pPr>
          <w:ins w:id="43"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"_Toc243834174"</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AI-04.01</w:t>
            </w:r>
            <w:r>
              <w:rPr>
                <w:noProof/>
                <w:webHidden/>
              </w:rPr>
              <w:tab/>
            </w:r>
            <w:r>
              <w:rPr>
                <w:noProof/>
                <w:webHidden/>
              </w:rPr>
              <w:fldChar w:fldCharType="begin"/>
            </w:r>
            <w:r>
              <w:rPr>
                <w:noProof/>
                <w:webHidden/>
              </w:rPr>
              <w:instrText xml:space="preserve"> PAGEREF _Toc243834174 \h </w:instrText>
            </w:r>
            <w:r>
              <w:rPr>
                <w:noProof/>
                <w:webHidden/>
              </w:rPr>
            </w:r>
            <w:r>
              <w:rPr>
                <w:noProof/>
                <w:webHidden/>
              </w:rPr>
              <w:fldChar w:fldCharType="separate"/>
            </w:r>
            <w:r>
              <w:rPr>
                <w:noProof/>
                <w:webHidden/>
              </w:rPr>
              <w:t>13</w:t>
            </w:r>
            <w:r>
              <w:rPr>
                <w:noProof/>
                <w:webHidden/>
              </w:rPr>
              <w:fldChar w:fldCharType="end"/>
            </w:r>
            <w:r w:rsidRPr="00EC521F">
              <w:rPr>
                <w:rStyle w:val="Hyperlink"/>
                <w:noProof/>
              </w:rPr>
              <w:fldChar w:fldCharType="end"/>
            </w:r>
          </w:ins>
        </w:p>
        <w:p w14:paraId="64630737" w14:textId="0AB7697A" w:rsidR="000144C0" w:rsidRDefault="000144C0">
          <w:pPr>
            <w:pStyle w:val="TOC3"/>
            <w:tabs>
              <w:tab w:val="right" w:leader="dot" w:pos="9350"/>
            </w:tabs>
            <w:rPr>
              <w:ins w:id="44" w:author="MatheuS Santos" w:date="2026-10-25T15:22:00Z" w16du:dateUtc="2026-10-25T15:22:00Z"/>
              <w:rFonts w:eastAsiaTheme="minorEastAsia"/>
              <w:noProof/>
              <w:sz w:val="24"/>
              <w:szCs w:val="24"/>
            </w:rPr>
          </w:pPr>
          <w:ins w:id="45"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"_Toc243834175"</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AI-04.02</w:t>
            </w:r>
            <w:r>
              <w:rPr>
                <w:noProof/>
                <w:webHidden/>
              </w:rPr>
              <w:tab/>
            </w:r>
            <w:r>
              <w:rPr>
                <w:noProof/>
                <w:webHidden/>
              </w:rPr>
              <w:fldChar w:fldCharType="begin"/>
            </w:r>
            <w:r>
              <w:rPr>
                <w:noProof/>
                <w:webHidden/>
              </w:rPr>
              <w:instrText xml:space="preserve"> PAGEREF _Toc243834175 \h </w:instrText>
            </w:r>
            <w:r>
              <w:rPr>
                <w:noProof/>
                <w:webHidden/>
              </w:rPr>
            </w:r>
            <w:r>
              <w:rPr>
                <w:noProof/>
                <w:webHidden/>
              </w:rPr>
              <w:fldChar w:fldCharType="separate"/>
            </w:r>
            <w:r>
              <w:rPr>
                <w:noProof/>
                <w:webHidden/>
              </w:rPr>
              <w:t>16</w:t>
            </w:r>
            <w:r>
              <w:rPr>
                <w:noProof/>
                <w:webHidden/>
              </w:rPr>
              <w:fldChar w:fldCharType="end"/>
            </w:r>
            <w:r w:rsidRPr="00EC521F">
              <w:rPr>
                <w:rStyle w:val="Hyperlink"/>
                <w:noProof/>
              </w:rPr>
              <w:fldChar w:fldCharType="end"/>
            </w:r>
          </w:ins>
        </w:p>
        <w:p w14:paraId="4618BE9E" w14:textId="38858029" w:rsidR="000144C0" w:rsidRDefault="000144C0">
          <w:pPr>
            <w:pStyle w:val="TOC2"/>
            <w:tabs>
              <w:tab w:val="right" w:leader="dot" w:pos="9350"/>
            </w:tabs>
            <w:rPr>
              <w:ins w:id="46" w:author="MatheuS Santos" w:date="2026-10-25T15:22:00Z" w16du:dateUtc="2026-10-25T15:22:00Z"/>
              <w:rFonts w:eastAsiaTheme="minorEastAsia"/>
              <w:b w:val="0"/>
              <w:bCs w:val="0"/>
              <w:noProof/>
              <w:sz w:val="24"/>
              <w:szCs w:val="24"/>
            </w:rPr>
          </w:pPr>
          <w:ins w:id="47"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"_Toc243834176"</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AI-05</w:t>
            </w:r>
            <w:r>
              <w:rPr>
                <w:noProof/>
                <w:webHidden/>
              </w:rPr>
              <w:tab/>
            </w:r>
            <w:r>
              <w:rPr>
                <w:noProof/>
                <w:webHidden/>
              </w:rPr>
              <w:fldChar w:fldCharType="begin"/>
            </w:r>
            <w:r>
              <w:rPr>
                <w:noProof/>
                <w:webHidden/>
              </w:rPr>
              <w:instrText xml:space="preserve"> PAGEREF _Toc243834176 \h </w:instrText>
            </w:r>
            <w:r>
              <w:rPr>
                <w:noProof/>
                <w:webHidden/>
              </w:rPr>
            </w:r>
            <w:r>
              <w:rPr>
                <w:noProof/>
                <w:webHidden/>
              </w:rPr>
              <w:fldChar w:fldCharType="separate"/>
            </w:r>
            <w:r>
              <w:rPr>
                <w:noProof/>
                <w:webHidden/>
              </w:rPr>
              <w:t>18</w:t>
            </w:r>
            <w:r>
              <w:rPr>
                <w:noProof/>
                <w:webHidden/>
              </w:rPr>
              <w:fldChar w:fldCharType="end"/>
            </w:r>
            <w:r w:rsidRPr="00EC521F">
              <w:rPr>
                <w:rStyle w:val="Hyperlink"/>
                <w:noProof/>
              </w:rPr>
              <w:fldChar w:fldCharType="end"/>
            </w:r>
          </w:ins>
        </w:p>
        <w:p w14:paraId="3E5593FB" w14:textId="32F80543" w:rsidR="000144C0" w:rsidRDefault="000144C0">
          <w:pPr>
            <w:pStyle w:val="TOC2"/>
            <w:tabs>
              <w:tab w:val="right" w:leader="dot" w:pos="9350"/>
            </w:tabs>
            <w:rPr>
              <w:ins w:id="48" w:author="MatheuS Santos" w:date="2026-10-25T15:22:00Z" w16du:dateUtc="2026-10-25T15:22:00Z"/>
              <w:rFonts w:eastAsiaTheme="minorEastAsia"/>
              <w:b w:val="0"/>
              <w:bCs w:val="0"/>
              <w:noProof/>
              <w:sz w:val="24"/>
              <w:szCs w:val="24"/>
            </w:rPr>
          </w:pPr>
          <w:ins w:id="49" w:author="MatheuS Santos" w:date="2026-10-25T15:22:00Z" w16du:dateUtc="2026-10-25T15:22:00Z">
            <w:r w:rsidRPr="00EC521F">
              <w:rPr>
                <w:rStyle w:val="Hyperlink"/>
                <w:noProof/>
              </w:rPr>
              <w:fldChar w:fldCharType="begin"/>
            </w:r>
            <w:r w:rsidRPr="00EC521F">
              <w:rPr>
                <w:rStyle w:val="Hyperlink"/>
                <w:noProof/>
              </w:rPr>
              <w:instrText xml:space="preserve"> </w:instrText>
            </w:r>
            <w:r>
              <w:rPr>
                <w:noProof/>
              </w:rPr>
              <w:instrText>HYPERLINK \l "_Toc243834177"</w:instrText>
            </w:r>
            <w:r w:rsidRPr="00EC521F">
              <w:rPr>
                <w:rStyle w:val="Hyperlink"/>
                <w:noProof/>
              </w:rPr>
              <w:instrText xml:space="preserve"> </w:instrText>
            </w:r>
            <w:r w:rsidRPr="00EC521F">
              <w:rPr>
                <w:rStyle w:val="Hyperlink"/>
                <w:noProof/>
              </w:rPr>
            </w:r>
            <w:r w:rsidRPr="00EC521F">
              <w:rPr>
                <w:rStyle w:val="Hyperlink"/>
                <w:noProof/>
              </w:rPr>
              <w:fldChar w:fldCharType="separate"/>
            </w:r>
            <w:r w:rsidRPr="00EC521F">
              <w:rPr>
                <w:rStyle w:val="Hyperlink"/>
                <w:noProof/>
              </w:rPr>
              <w:t>References AI-06</w:t>
            </w:r>
            <w:r>
              <w:rPr>
                <w:noProof/>
                <w:webHidden/>
              </w:rPr>
              <w:tab/>
            </w:r>
            <w:r>
              <w:rPr>
                <w:noProof/>
                <w:webHidden/>
              </w:rPr>
              <w:fldChar w:fldCharType="begin"/>
            </w:r>
            <w:r>
              <w:rPr>
                <w:noProof/>
                <w:webHidden/>
              </w:rPr>
              <w:instrText xml:space="preserve"> PAGEREF _Toc243834177 \h </w:instrText>
            </w:r>
            <w:r>
              <w:rPr>
                <w:noProof/>
                <w:webHidden/>
              </w:rPr>
            </w:r>
            <w:r>
              <w:rPr>
                <w:noProof/>
                <w:webHidden/>
              </w:rPr>
              <w:fldChar w:fldCharType="separate"/>
            </w:r>
            <w:r>
              <w:rPr>
                <w:noProof/>
                <w:webHidden/>
              </w:rPr>
              <w:t>21</w:t>
            </w:r>
            <w:r>
              <w:rPr>
                <w:noProof/>
                <w:webHidden/>
              </w:rPr>
              <w:fldChar w:fldCharType="end"/>
            </w:r>
            <w:r w:rsidRPr="00EC521F">
              <w:rPr>
                <w:rStyle w:val="Hyperlink"/>
                <w:noProof/>
              </w:rPr>
              <w:fldChar w:fldCharType="end"/>
            </w:r>
          </w:ins>
        </w:p>
        <w:p w14:paraId="5AE254A6" w14:textId="741AE331" w:rsidR="00F724A3" w:rsidDel="00091809" w:rsidRDefault="00F724A3">
          <w:pPr>
            <w:pStyle w:val="TOC1"/>
            <w:rPr>
              <w:del w:id="50" w:author="MatheuS Santos" w:date="2026-10-24T14:38:00Z" w16du:dateUtc="2026-10-24T13:38:00Z"/>
              <w:rFonts w:eastAsiaTheme="minorEastAsia"/>
              <w:b w:val="0"/>
              <w:bCs w:val="0"/>
              <w:i w:val="0"/>
              <w:iCs w:val="0"/>
              <w:noProof/>
            </w:rPr>
          </w:pPr>
          <w:del w:id="51" w:author="MatheuS Santos" w:date="2026-10-24T14:38:00Z" w16du:dateUtc="2026-10-24T13:38:00Z">
            <w:r w:rsidRPr="00091809" w:rsidDel="00091809">
              <w:rPr>
                <w:noProof/>
                <w:rPrChange w:id="52" w:author="MatheuS Santos" w:date="2026-10-24T14:38:00Z" w16du:dateUtc="2026-10-24T13:38:00Z">
                  <w:rPr>
                    <w:rStyle w:val="Hyperlink"/>
                    <w:rFonts w:ascii="Calibri" w:hAnsi="Calibri" w:cs="Calibri"/>
                    <w:noProof/>
                  </w:rPr>
                </w:rPrChange>
              </w:rPr>
              <w:delText>1. Project Title</w:delText>
            </w:r>
            <w:r w:rsidDel="00091809">
              <w:rPr>
                <w:noProof/>
                <w:webHidden/>
              </w:rPr>
              <w:tab/>
              <w:delText>4</w:delText>
            </w:r>
          </w:del>
        </w:p>
        <w:p w14:paraId="37D64E54" w14:textId="270D2AD1" w:rsidR="00F724A3" w:rsidDel="00091809" w:rsidRDefault="00F724A3">
          <w:pPr>
            <w:pStyle w:val="TOC1"/>
            <w:rPr>
              <w:del w:id="53" w:author="MatheuS Santos" w:date="2026-10-24T14:38:00Z" w16du:dateUtc="2026-10-24T13:38:00Z"/>
              <w:rFonts w:eastAsiaTheme="minorEastAsia"/>
              <w:b w:val="0"/>
              <w:bCs w:val="0"/>
              <w:i w:val="0"/>
              <w:iCs w:val="0"/>
              <w:noProof/>
            </w:rPr>
          </w:pPr>
          <w:del w:id="54" w:author="MatheuS Santos" w:date="2026-10-24T14:38:00Z" w16du:dateUtc="2026-10-24T13:38:00Z">
            <w:r w:rsidRPr="00091809" w:rsidDel="00091809">
              <w:rPr>
                <w:noProof/>
                <w:rPrChange w:id="55" w:author="MatheuS Santos" w:date="2026-10-24T14:38:00Z" w16du:dateUtc="2026-10-24T13:38:00Z">
                  <w:rPr>
                    <w:rStyle w:val="Hyperlink"/>
                    <w:rFonts w:ascii="Calibri" w:hAnsi="Calibri" w:cs="Calibri"/>
                    <w:noProof/>
                  </w:rPr>
                </w:rPrChange>
              </w:rPr>
              <w:delText>2. Introduction</w:delText>
            </w:r>
            <w:r w:rsidDel="00091809">
              <w:rPr>
                <w:noProof/>
                <w:webHidden/>
              </w:rPr>
              <w:tab/>
              <w:delText>4</w:delText>
            </w:r>
          </w:del>
        </w:p>
        <w:p w14:paraId="3387C72E" w14:textId="4676E567" w:rsidR="00F724A3" w:rsidDel="00091809" w:rsidRDefault="00F724A3">
          <w:pPr>
            <w:pStyle w:val="TOC1"/>
            <w:rPr>
              <w:del w:id="56" w:author="MatheuS Santos" w:date="2026-10-24T14:38:00Z" w16du:dateUtc="2026-10-24T13:38:00Z"/>
              <w:rFonts w:eastAsiaTheme="minorEastAsia"/>
              <w:b w:val="0"/>
              <w:bCs w:val="0"/>
              <w:i w:val="0"/>
              <w:iCs w:val="0"/>
              <w:noProof/>
            </w:rPr>
          </w:pPr>
          <w:del w:id="57" w:author="MatheuS Santos" w:date="2026-10-24T14:38:00Z" w16du:dateUtc="2026-10-24T13:38:00Z">
            <w:r w:rsidRPr="00091809" w:rsidDel="00091809">
              <w:rPr>
                <w:noProof/>
                <w:rPrChange w:id="58" w:author="MatheuS Santos" w:date="2026-10-24T14:38:00Z" w16du:dateUtc="2026-10-24T13:38:00Z">
                  <w:rPr>
                    <w:rStyle w:val="Hyperlink"/>
                    <w:rFonts w:ascii="Calibri" w:hAnsi="Calibri" w:cs="Calibri"/>
                    <w:noProof/>
                  </w:rPr>
                </w:rPrChange>
              </w:rPr>
              <w:delText>3. Problem Definition</w:delText>
            </w:r>
            <w:r w:rsidDel="00091809">
              <w:rPr>
                <w:noProof/>
                <w:webHidden/>
              </w:rPr>
              <w:tab/>
              <w:delText>4</w:delText>
            </w:r>
          </w:del>
        </w:p>
        <w:p w14:paraId="7AF1014E" w14:textId="29955B17" w:rsidR="00F724A3" w:rsidDel="00091809" w:rsidRDefault="00F724A3">
          <w:pPr>
            <w:pStyle w:val="TOC1"/>
            <w:rPr>
              <w:del w:id="59" w:author="MatheuS Santos" w:date="2026-10-24T14:38:00Z" w16du:dateUtc="2026-10-24T13:38:00Z"/>
              <w:rFonts w:eastAsiaTheme="minorEastAsia"/>
              <w:b w:val="0"/>
              <w:bCs w:val="0"/>
              <w:i w:val="0"/>
              <w:iCs w:val="0"/>
              <w:noProof/>
            </w:rPr>
          </w:pPr>
          <w:del w:id="60" w:author="MatheuS Santos" w:date="2026-10-24T14:38:00Z" w16du:dateUtc="2026-10-24T13:38:00Z">
            <w:r w:rsidRPr="00091809" w:rsidDel="00091809">
              <w:rPr>
                <w:noProof/>
                <w:rPrChange w:id="61" w:author="MatheuS Santos" w:date="2026-10-24T14:38:00Z" w16du:dateUtc="2026-10-24T13:38:00Z">
                  <w:rPr>
                    <w:rStyle w:val="Hyperlink"/>
                    <w:rFonts w:ascii="Calibri" w:hAnsi="Calibri" w:cs="Calibri"/>
                    <w:noProof/>
                  </w:rPr>
                </w:rPrChange>
              </w:rPr>
              <w:delText>4. Aim and Objectives</w:delText>
            </w:r>
            <w:r w:rsidDel="00091809">
              <w:rPr>
                <w:noProof/>
                <w:webHidden/>
              </w:rPr>
              <w:tab/>
              <w:delText>4</w:delText>
            </w:r>
          </w:del>
        </w:p>
        <w:p w14:paraId="0ACC0620" w14:textId="79C353F8" w:rsidR="00F724A3" w:rsidDel="00091809" w:rsidRDefault="00F724A3">
          <w:pPr>
            <w:pStyle w:val="TOC1"/>
            <w:rPr>
              <w:del w:id="62" w:author="MatheuS Santos" w:date="2026-10-24T14:38:00Z" w16du:dateUtc="2026-10-24T13:38:00Z"/>
              <w:rFonts w:eastAsiaTheme="minorEastAsia"/>
              <w:b w:val="0"/>
              <w:bCs w:val="0"/>
              <w:i w:val="0"/>
              <w:iCs w:val="0"/>
              <w:noProof/>
            </w:rPr>
          </w:pPr>
          <w:del w:id="63" w:author="MatheuS Santos" w:date="2026-10-24T14:38:00Z" w16du:dateUtc="2026-10-24T13:38:00Z">
            <w:r w:rsidRPr="00091809" w:rsidDel="00091809">
              <w:rPr>
                <w:noProof/>
                <w:rPrChange w:id="64" w:author="MatheuS Santos" w:date="2026-10-24T14:38:00Z" w16du:dateUtc="2026-10-24T13:38:00Z">
                  <w:rPr>
                    <w:rStyle w:val="Hyperlink"/>
                    <w:rFonts w:ascii="Calibri" w:hAnsi="Calibri" w:cs="Calibri"/>
                    <w:noProof/>
                  </w:rPr>
                </w:rPrChange>
              </w:rPr>
              <w:delText>5. Scope</w:delText>
            </w:r>
            <w:r w:rsidDel="00091809">
              <w:rPr>
                <w:noProof/>
                <w:webHidden/>
              </w:rPr>
              <w:tab/>
              <w:delText>4</w:delText>
            </w:r>
          </w:del>
        </w:p>
        <w:p w14:paraId="5013A59B" w14:textId="5CF8C87D" w:rsidR="00F724A3" w:rsidDel="00091809" w:rsidRDefault="00F724A3">
          <w:pPr>
            <w:pStyle w:val="TOC1"/>
            <w:rPr>
              <w:del w:id="65" w:author="MatheuS Santos" w:date="2026-10-24T14:38:00Z" w16du:dateUtc="2026-10-24T13:38:00Z"/>
              <w:rFonts w:eastAsiaTheme="minorEastAsia"/>
              <w:b w:val="0"/>
              <w:bCs w:val="0"/>
              <w:i w:val="0"/>
              <w:iCs w:val="0"/>
              <w:noProof/>
            </w:rPr>
          </w:pPr>
          <w:del w:id="66" w:author="MatheuS Santos" w:date="2026-10-24T14:38:00Z" w16du:dateUtc="2026-10-24T13:38:00Z">
            <w:r w:rsidRPr="00091809" w:rsidDel="00091809">
              <w:rPr>
                <w:noProof/>
                <w:rPrChange w:id="67" w:author="MatheuS Santos" w:date="2026-10-24T14:38:00Z" w16du:dateUtc="2026-10-24T13:38:00Z">
                  <w:rPr>
                    <w:rStyle w:val="Hyperlink"/>
                    <w:rFonts w:ascii="Calibri" w:hAnsi="Calibri" w:cs="Calibri"/>
                    <w:noProof/>
                  </w:rPr>
                </w:rPrChange>
              </w:rPr>
              <w:delText>6. Methodology</w:delText>
            </w:r>
            <w:r w:rsidDel="00091809">
              <w:rPr>
                <w:noProof/>
                <w:webHidden/>
              </w:rPr>
              <w:tab/>
              <w:delText>4</w:delText>
            </w:r>
          </w:del>
        </w:p>
        <w:p w14:paraId="1CC51D0D" w14:textId="582A9806" w:rsidR="00F724A3" w:rsidDel="00091809" w:rsidRDefault="00F724A3">
          <w:pPr>
            <w:pStyle w:val="TOC1"/>
            <w:rPr>
              <w:del w:id="68" w:author="MatheuS Santos" w:date="2026-10-24T14:38:00Z" w16du:dateUtc="2026-10-24T13:38:00Z"/>
              <w:rFonts w:eastAsiaTheme="minorEastAsia"/>
              <w:b w:val="0"/>
              <w:bCs w:val="0"/>
              <w:i w:val="0"/>
              <w:iCs w:val="0"/>
              <w:noProof/>
            </w:rPr>
          </w:pPr>
          <w:del w:id="69" w:author="MatheuS Santos" w:date="2026-10-24T14:38:00Z" w16du:dateUtc="2026-10-24T13:38:00Z">
            <w:r w:rsidRPr="00091809" w:rsidDel="00091809">
              <w:rPr>
                <w:noProof/>
                <w:rPrChange w:id="70" w:author="MatheuS Santos" w:date="2026-10-24T14:38:00Z" w16du:dateUtc="2026-10-24T13:38:00Z">
                  <w:rPr>
                    <w:rStyle w:val="Hyperlink"/>
                    <w:rFonts w:ascii="Calibri" w:hAnsi="Calibri" w:cs="Calibri"/>
                    <w:noProof/>
                  </w:rPr>
                </w:rPrChange>
              </w:rPr>
              <w:delText>7. Data Sources</w:delText>
            </w:r>
            <w:r w:rsidDel="00091809">
              <w:rPr>
                <w:noProof/>
                <w:webHidden/>
              </w:rPr>
              <w:tab/>
              <w:delText>4</w:delText>
            </w:r>
          </w:del>
        </w:p>
        <w:p w14:paraId="50F84B39" w14:textId="36171C94" w:rsidR="00F724A3" w:rsidDel="00091809" w:rsidRDefault="00F724A3">
          <w:pPr>
            <w:pStyle w:val="TOC1"/>
            <w:rPr>
              <w:del w:id="71" w:author="MatheuS Santos" w:date="2026-10-24T14:38:00Z" w16du:dateUtc="2026-10-24T13:38:00Z"/>
              <w:rFonts w:eastAsiaTheme="minorEastAsia"/>
              <w:b w:val="0"/>
              <w:bCs w:val="0"/>
              <w:i w:val="0"/>
              <w:iCs w:val="0"/>
              <w:noProof/>
            </w:rPr>
          </w:pPr>
          <w:del w:id="72" w:author="MatheuS Santos" w:date="2026-10-24T14:38:00Z" w16du:dateUtc="2026-10-24T13:38:00Z">
            <w:r w:rsidRPr="00091809" w:rsidDel="00091809">
              <w:rPr>
                <w:noProof/>
                <w:rPrChange w:id="73" w:author="MatheuS Santos" w:date="2026-10-24T14:38:00Z" w16du:dateUtc="2026-10-24T13:38:00Z">
                  <w:rPr>
                    <w:rStyle w:val="Hyperlink"/>
                    <w:rFonts w:ascii="Calibri" w:hAnsi="Calibri" w:cs="Calibri"/>
                    <w:noProof/>
                  </w:rPr>
                </w:rPrChange>
              </w:rPr>
              <w:delText>8. Expected Deliverables</w:delText>
            </w:r>
            <w:r w:rsidDel="00091809">
              <w:rPr>
                <w:noProof/>
                <w:webHidden/>
              </w:rPr>
              <w:tab/>
              <w:delText>5</w:delText>
            </w:r>
          </w:del>
        </w:p>
        <w:p w14:paraId="606A98D4" w14:textId="1FA459C1" w:rsidR="00F724A3" w:rsidDel="00091809" w:rsidRDefault="00F724A3">
          <w:pPr>
            <w:pStyle w:val="TOC1"/>
            <w:rPr>
              <w:del w:id="74" w:author="MatheuS Santos" w:date="2026-10-24T14:38:00Z" w16du:dateUtc="2026-10-24T13:38:00Z"/>
              <w:rFonts w:eastAsiaTheme="minorEastAsia"/>
              <w:b w:val="0"/>
              <w:bCs w:val="0"/>
              <w:i w:val="0"/>
              <w:iCs w:val="0"/>
              <w:noProof/>
            </w:rPr>
          </w:pPr>
          <w:del w:id="75" w:author="MatheuS Santos" w:date="2026-10-24T14:38:00Z" w16du:dateUtc="2026-10-24T13:38:00Z">
            <w:r w:rsidRPr="00091809" w:rsidDel="00091809">
              <w:rPr>
                <w:noProof/>
                <w:rPrChange w:id="76" w:author="MatheuS Santos" w:date="2026-10-24T14:38:00Z" w16du:dateUtc="2026-10-24T13:38:00Z">
                  <w:rPr>
                    <w:rStyle w:val="Hyperlink"/>
                    <w:rFonts w:ascii="Calibri" w:hAnsi="Calibri" w:cs="Calibri"/>
                    <w:noProof/>
                  </w:rPr>
                </w:rPrChange>
              </w:rPr>
              <w:delText>9. Project Timeline</w:delText>
            </w:r>
            <w:r w:rsidDel="00091809">
              <w:rPr>
                <w:noProof/>
                <w:webHidden/>
              </w:rPr>
              <w:tab/>
              <w:delText>5</w:delText>
            </w:r>
          </w:del>
        </w:p>
        <w:p w14:paraId="7475F606" w14:textId="05DAFDEA" w:rsidR="00F724A3" w:rsidDel="00091809" w:rsidRDefault="00F724A3">
          <w:pPr>
            <w:pStyle w:val="TOC1"/>
            <w:rPr>
              <w:del w:id="77" w:author="MatheuS Santos" w:date="2026-10-24T14:38:00Z" w16du:dateUtc="2026-10-24T13:38:00Z"/>
              <w:rFonts w:eastAsiaTheme="minorEastAsia"/>
              <w:b w:val="0"/>
              <w:bCs w:val="0"/>
              <w:i w:val="0"/>
              <w:iCs w:val="0"/>
              <w:noProof/>
            </w:rPr>
          </w:pPr>
          <w:del w:id="78" w:author="MatheuS Santos" w:date="2026-10-24T14:38:00Z" w16du:dateUtc="2026-10-24T13:38:00Z">
            <w:r w:rsidRPr="00091809" w:rsidDel="00091809">
              <w:rPr>
                <w:noProof/>
                <w:rPrChange w:id="79" w:author="MatheuS Santos" w:date="2026-10-24T14:38:00Z" w16du:dateUtc="2026-10-24T13:38:00Z">
                  <w:rPr>
                    <w:rStyle w:val="Hyperlink"/>
                    <w:rFonts w:ascii="Calibri" w:hAnsi="Calibri" w:cs="Calibri"/>
                    <w:noProof/>
                  </w:rPr>
                </w:rPrChange>
              </w:rPr>
              <w:delText>10. Ethical and Legal Considerations</w:delText>
            </w:r>
            <w:r w:rsidDel="00091809">
              <w:rPr>
                <w:noProof/>
                <w:webHidden/>
              </w:rPr>
              <w:tab/>
              <w:delText>5</w:delText>
            </w:r>
          </w:del>
        </w:p>
        <w:p w14:paraId="6C6C2B6E" w14:textId="1B469997" w:rsidR="00F724A3" w:rsidDel="00091809" w:rsidRDefault="00F724A3">
          <w:pPr>
            <w:pStyle w:val="TOC1"/>
            <w:rPr>
              <w:del w:id="80" w:author="MatheuS Santos" w:date="2026-10-24T14:38:00Z" w16du:dateUtc="2026-10-24T13:38:00Z"/>
              <w:rFonts w:eastAsiaTheme="minorEastAsia"/>
              <w:b w:val="0"/>
              <w:bCs w:val="0"/>
              <w:i w:val="0"/>
              <w:iCs w:val="0"/>
              <w:noProof/>
            </w:rPr>
          </w:pPr>
          <w:del w:id="81" w:author="MatheuS Santos" w:date="2026-10-24T14:38:00Z" w16du:dateUtc="2026-10-24T13:38:00Z">
            <w:r w:rsidRPr="00091809" w:rsidDel="00091809">
              <w:rPr>
                <w:noProof/>
                <w:rPrChange w:id="82" w:author="MatheuS Santos" w:date="2026-10-24T14:38:00Z" w16du:dateUtc="2026-10-24T13:38:00Z">
                  <w:rPr>
                    <w:rStyle w:val="Hyperlink"/>
                    <w:rFonts w:ascii="Calibri" w:hAnsi="Calibri" w:cs="Calibri"/>
                    <w:noProof/>
                  </w:rPr>
                </w:rPrChange>
              </w:rPr>
              <w:delText>11. Conclusions</w:delText>
            </w:r>
            <w:r w:rsidDel="00091809">
              <w:rPr>
                <w:noProof/>
                <w:webHidden/>
              </w:rPr>
              <w:tab/>
              <w:delText>5</w:delText>
            </w:r>
          </w:del>
        </w:p>
        <w:p w14:paraId="0CCB0058" w14:textId="6F5E3E82" w:rsidR="00F724A3" w:rsidDel="00091809" w:rsidRDefault="00F724A3">
          <w:pPr>
            <w:pStyle w:val="TOC1"/>
            <w:rPr>
              <w:del w:id="83" w:author="MatheuS Santos" w:date="2026-10-24T14:38:00Z" w16du:dateUtc="2026-10-24T13:38:00Z"/>
              <w:rFonts w:eastAsiaTheme="minorEastAsia"/>
              <w:b w:val="0"/>
              <w:bCs w:val="0"/>
              <w:i w:val="0"/>
              <w:iCs w:val="0"/>
              <w:noProof/>
            </w:rPr>
          </w:pPr>
          <w:del w:id="84" w:author="MatheuS Santos" w:date="2026-10-24T14:38:00Z" w16du:dateUtc="2026-10-24T13:38:00Z">
            <w:r w:rsidRPr="00091809" w:rsidDel="00091809">
              <w:rPr>
                <w:noProof/>
                <w:rPrChange w:id="85" w:author="MatheuS Santos" w:date="2026-10-24T14:38:00Z" w16du:dateUtc="2026-10-24T13:38:00Z">
                  <w:rPr>
                    <w:rStyle w:val="Hyperlink"/>
                    <w:rFonts w:ascii="Calibri" w:hAnsi="Calibri" w:cs="Calibri"/>
                    <w:noProof/>
                  </w:rPr>
                </w:rPrChange>
              </w:rPr>
              <w:delText>12. References</w:delText>
            </w:r>
            <w:r w:rsidDel="00091809">
              <w:rPr>
                <w:noProof/>
                <w:webHidden/>
              </w:rPr>
              <w:tab/>
              <w:delText>5</w:delText>
            </w:r>
          </w:del>
        </w:p>
        <w:p w14:paraId="62D8DA4D" w14:textId="442E98F5" w:rsidR="00F724A3" w:rsidDel="00091809" w:rsidRDefault="00F724A3">
          <w:pPr>
            <w:pStyle w:val="TOC1"/>
            <w:rPr>
              <w:del w:id="86" w:author="MatheuS Santos" w:date="2026-10-24T14:38:00Z" w16du:dateUtc="2026-10-24T13:38:00Z"/>
              <w:rFonts w:eastAsiaTheme="minorEastAsia"/>
              <w:b w:val="0"/>
              <w:bCs w:val="0"/>
              <w:i w:val="0"/>
              <w:iCs w:val="0"/>
              <w:noProof/>
            </w:rPr>
          </w:pPr>
          <w:del w:id="87" w:author="MatheuS Santos" w:date="2026-10-24T14:38:00Z" w16du:dateUtc="2026-10-24T13:38:00Z">
            <w:r w:rsidRPr="00091809" w:rsidDel="00091809">
              <w:rPr>
                <w:noProof/>
                <w:rPrChange w:id="88" w:author="MatheuS Santos" w:date="2026-10-24T14:38:00Z" w16du:dateUtc="2026-10-24T13:38:00Z">
                  <w:rPr>
                    <w:rStyle w:val="Hyperlink"/>
                    <w:rFonts w:ascii="Calibri" w:hAnsi="Calibri" w:cs="Calibri"/>
                    <w:noProof/>
                  </w:rPr>
                </w:rPrChange>
              </w:rPr>
              <w:delText>13. Appendix</w:delText>
            </w:r>
            <w:r w:rsidDel="00091809">
              <w:rPr>
                <w:noProof/>
                <w:webHidden/>
              </w:rPr>
              <w:tab/>
              <w:delText>5</w:delText>
            </w:r>
          </w:del>
        </w:p>
        <w:p w14:paraId="4B5DC0B6" w14:textId="343BADDD" w:rsidR="00D46DAA" w:rsidRDefault="00D46DAA">
          <w:r>
            <w:rPr>
              <w:b/>
              <w:bCs/>
              <w:noProof/>
            </w:rPr>
            <w:fldChar w:fldCharType="end"/>
          </w:r>
        </w:p>
      </w:sdtContent>
    </w:sdt>
    <w:p w14:paraId="0D8EC74D" w14:textId="77777777" w:rsidR="00D46DAA" w:rsidRDefault="00D46DAA">
      <w:pPr>
        <w:rPr>
          <w:rFonts w:ascii="Calibri" w:eastAsiaTheme="majorEastAsia" w:hAnsi="Calibri" w:cs="Calibri"/>
          <w:color w:val="0F4761" w:themeColor="accent1" w:themeShade="BF"/>
          <w:sz w:val="32"/>
          <w:szCs w:val="32"/>
        </w:rPr>
      </w:pPr>
      <w:r>
        <w:rPr>
          <w:rFonts w:ascii="Calibri" w:hAnsi="Calibri" w:cs="Calibri"/>
          <w:sz w:val="32"/>
          <w:szCs w:val="32"/>
        </w:rPr>
        <w:br w:type="page"/>
      </w:r>
    </w:p>
    <w:p w14:paraId="3038D0BD" w14:textId="304621E3" w:rsidR="00EF59A7" w:rsidRPr="00091809" w:rsidRDefault="00EF59A7" w:rsidP="00091809">
      <w:pPr>
        <w:pStyle w:val="Heading1"/>
      </w:pPr>
      <w:bookmarkStart w:id="89" w:name="_Toc243834155"/>
      <w:r w:rsidRPr="00091809">
        <w:lastRenderedPageBreak/>
        <w:t>1. Project Title</w:t>
      </w:r>
      <w:bookmarkEnd w:id="89"/>
    </w:p>
    <w:p w14:paraId="0EACC006" w14:textId="3B856FAB" w:rsidR="00EF59A7" w:rsidRDefault="00EF59A7">
      <w:pPr>
        <w:pStyle w:val="NormalWeb"/>
        <w:jc w:val="both"/>
        <w:rPr>
          <w:rFonts w:ascii="Calibri" w:hAnsi="Calibri"/>
        </w:rPr>
        <w:pPrChange w:id="90" w:author="MatheuS Santos" w:date="2026-10-24T13:30:00Z" w16du:dateUtc="2026-10-24T12:30:00Z">
          <w:pPr>
            <w:pStyle w:val="NormalWeb"/>
          </w:pPr>
        </w:pPrChange>
      </w:pPr>
      <w:del w:id="91" w:author="MatheuS Santos" w:date="2026-10-24T12:49:00Z" w16du:dateUtc="2026-10-24T11:49:00Z">
        <w:r w:rsidDel="00632B72">
          <w:rPr>
            <w:rFonts w:ascii="Calibri" w:hAnsi="Calibri"/>
          </w:rPr>
          <w:delText>Provide a clear and appropriate title that reflects the proposed business problem and project.</w:delText>
        </w:r>
      </w:del>
      <w:ins w:id="92" w:author="MatheuS Santos" w:date="2026-10-24T12:49:00Z" w16du:dateUtc="2026-10-24T11:49:00Z">
        <w:r w:rsidR="00632B72">
          <w:rPr>
            <w:rFonts w:ascii="Calibri" w:hAnsi="Calibri"/>
          </w:rPr>
          <w:t xml:space="preserve">Exploratory Data Analysis and Preparation of the Classification of </w:t>
        </w:r>
        <w:proofErr w:type="spellStart"/>
        <w:r w:rsidR="00632B72">
          <w:rPr>
            <w:rFonts w:ascii="Calibri" w:hAnsi="Calibri"/>
          </w:rPr>
          <w:t>BitCoin</w:t>
        </w:r>
        <w:proofErr w:type="spellEnd"/>
        <w:r w:rsidR="00632B72">
          <w:rPr>
            <w:rFonts w:ascii="Calibri" w:hAnsi="Calibri"/>
          </w:rPr>
          <w:t xml:space="preserve"> Addresses Assoc</w:t>
        </w:r>
      </w:ins>
      <w:ins w:id="93" w:author="MatheuS Santos" w:date="2026-10-24T12:50:00Z" w16du:dateUtc="2026-10-24T11:50:00Z">
        <w:r w:rsidR="00632B72">
          <w:rPr>
            <w:rFonts w:ascii="Calibri" w:hAnsi="Calibri"/>
          </w:rPr>
          <w:t>iated with Ransomware Using Machine Learning.</w:t>
        </w:r>
      </w:ins>
    </w:p>
    <w:p w14:paraId="144F6619" w14:textId="77777777" w:rsidR="00EF59A7" w:rsidRPr="00091809" w:rsidRDefault="00EF59A7" w:rsidP="00091809">
      <w:pPr>
        <w:pStyle w:val="Heading1"/>
      </w:pPr>
      <w:bookmarkStart w:id="94" w:name="_Toc243834156"/>
      <w:r w:rsidRPr="00091809">
        <w:t>2. Introduction</w:t>
      </w:r>
      <w:bookmarkEnd w:id="94"/>
    </w:p>
    <w:p w14:paraId="450C7E3C" w14:textId="1832D437" w:rsidR="00EF59A7" w:rsidRDefault="00EC39EB" w:rsidP="00EC39EB">
      <w:pPr>
        <w:pStyle w:val="NormalWeb"/>
        <w:jc w:val="both"/>
        <w:rPr>
          <w:ins w:id="95" w:author="MatheuS Santos" w:date="2026-10-24T13:31:00Z" w16du:dateUtc="2026-10-24T12:31:00Z"/>
          <w:rFonts w:ascii="Calibri" w:hAnsi="Calibri"/>
        </w:rPr>
      </w:pPr>
      <w:ins w:id="96" w:author="MatheuS Santos" w:date="2026-10-24T13:28:00Z" w16du:dateUtc="2026-10-24T12:28:00Z">
        <w:r>
          <w:rPr>
            <w:rFonts w:ascii="Calibri" w:hAnsi="Calibri"/>
          </w:rPr>
          <w:t>The growth of c</w:t>
        </w:r>
      </w:ins>
      <w:ins w:id="97" w:author="MatheuS Santos" w:date="2026-10-24T13:29:00Z" w16du:dateUtc="2026-10-24T12:29:00Z">
        <w:r>
          <w:rPr>
            <w:rFonts w:ascii="Calibri" w:hAnsi="Calibri"/>
          </w:rPr>
          <w:t xml:space="preserve">ryptocurrencies has bought about challenges related to financial security, including their use in ransomware attacks. In this context, blockchain data analysis and machine learning </w:t>
        </w:r>
      </w:ins>
      <w:ins w:id="98" w:author="MatheuS Santos" w:date="2026-10-24T13:30:00Z" w16du:dateUtc="2026-10-24T12:30:00Z">
        <w:r>
          <w:rPr>
            <w:rFonts w:ascii="Calibri" w:hAnsi="Calibri"/>
          </w:rPr>
          <w:t>techniques can help investigate patterns associated with potentially illicit transactions</w:t>
        </w:r>
      </w:ins>
      <w:ins w:id="99" w:author="MatheuS Santos" w:date="2026-10-24T13:31:00Z" w16du:dateUtc="2026-10-24T12:31:00Z">
        <w:r>
          <w:rPr>
            <w:rFonts w:ascii="Calibri" w:hAnsi="Calibri"/>
          </w:rPr>
          <w:t>.</w:t>
        </w:r>
      </w:ins>
      <w:del w:id="100" w:author="MatheuS Santos" w:date="2026-10-24T13:28:00Z" w16du:dateUtc="2026-10-24T12:28:00Z">
        <w:r w:rsidR="00EF59A7" w:rsidDel="00EC39EB">
          <w:rPr>
            <w:rFonts w:ascii="Calibri" w:hAnsi="Calibri"/>
          </w:rPr>
          <w:delText>Provide a brief overview of the proposed project. Explain the business context, relevance and significance of the project and why the selected problem is worth investigating.</w:delText>
        </w:r>
      </w:del>
    </w:p>
    <w:p w14:paraId="051C4149" w14:textId="69ECEF31" w:rsidR="00EC39EB" w:rsidRDefault="00EC39EB">
      <w:pPr>
        <w:pStyle w:val="NormalWeb"/>
        <w:jc w:val="both"/>
        <w:rPr>
          <w:rFonts w:ascii="Calibri" w:hAnsi="Calibri"/>
        </w:rPr>
        <w:pPrChange w:id="101" w:author="MatheuS Santos" w:date="2026-10-24T13:30:00Z" w16du:dateUtc="2026-10-24T12:30:00Z">
          <w:pPr>
            <w:pStyle w:val="NormalWeb"/>
          </w:pPr>
        </w:pPrChange>
      </w:pPr>
      <w:ins w:id="102" w:author="MatheuS Santos" w:date="2026-10-24T13:31:00Z" w16du:dateUtc="2026-10-24T12:31:00Z">
        <w:r>
          <w:rPr>
            <w:rFonts w:ascii="Calibri" w:hAnsi="Calibri"/>
          </w:rPr>
          <w:t xml:space="preserve">I am going to </w:t>
        </w:r>
        <w:r w:rsidR="002A3343">
          <w:rPr>
            <w:rFonts w:ascii="Calibri" w:hAnsi="Calibri"/>
          </w:rPr>
          <w:t xml:space="preserve">utilizes the </w:t>
        </w:r>
      </w:ins>
      <w:ins w:id="103" w:author="MatheuS Santos" w:date="2026-10-24T13:32:00Z" w16du:dateUtc="2026-10-24T12:32:00Z">
        <w:r w:rsidR="002A3343">
          <w:rPr>
            <w:rFonts w:ascii="Calibri" w:hAnsi="Calibri"/>
          </w:rPr>
          <w:fldChar w:fldCharType="begin"/>
        </w:r>
        <w:r w:rsidR="002A3343">
          <w:rPr>
            <w:rFonts w:ascii="Calibri" w:hAnsi="Calibri"/>
          </w:rPr>
          <w:instrText>HYPERLINK "https://archive.ics.uci.edu/dataset/526/bitcoinheistransomwareaddressdataset"</w:instrText>
        </w:r>
        <w:r w:rsidR="002A3343">
          <w:rPr>
            <w:rFonts w:ascii="Calibri" w:hAnsi="Calibri"/>
          </w:rPr>
        </w:r>
        <w:r w:rsidR="002A3343">
          <w:rPr>
            <w:rFonts w:ascii="Calibri" w:hAnsi="Calibri"/>
          </w:rPr>
          <w:fldChar w:fldCharType="separate"/>
        </w:r>
        <w:proofErr w:type="spellStart"/>
        <w:r w:rsidR="002A3343" w:rsidRPr="002A3343">
          <w:rPr>
            <w:rStyle w:val="Hyperlink"/>
            <w:rFonts w:ascii="Calibri" w:hAnsi="Calibri"/>
          </w:rPr>
          <w:t>BitcoinHeist</w:t>
        </w:r>
        <w:proofErr w:type="spellEnd"/>
        <w:r w:rsidR="002A3343" w:rsidRPr="002A3343">
          <w:rPr>
            <w:rStyle w:val="Hyperlink"/>
            <w:rFonts w:ascii="Calibri" w:hAnsi="Calibri"/>
          </w:rPr>
          <w:t xml:space="preserve"> Ransomware Address Dataset</w:t>
        </w:r>
        <w:r w:rsidR="002A3343">
          <w:rPr>
            <w:rFonts w:ascii="Calibri" w:hAnsi="Calibri"/>
          </w:rPr>
          <w:fldChar w:fldCharType="end"/>
        </w:r>
        <w:r w:rsidR="002A3343">
          <w:rPr>
            <w:rFonts w:ascii="Calibri" w:hAnsi="Calibri"/>
          </w:rPr>
          <w:t xml:space="preserve"> to conduct an Explora</w:t>
        </w:r>
      </w:ins>
      <w:ins w:id="104" w:author="MatheuS Santos" w:date="2026-10-24T13:33:00Z" w16du:dateUtc="2026-10-24T12:33:00Z">
        <w:r w:rsidR="002A3343">
          <w:rPr>
            <w:rFonts w:ascii="Calibri" w:hAnsi="Calibri"/>
          </w:rPr>
          <w:t>tory Data Analysis ( EDA ) and prepare the data for subsequent stages of supervised classification.</w:t>
        </w:r>
      </w:ins>
    </w:p>
    <w:p w14:paraId="0B53A3A2" w14:textId="77777777" w:rsidR="00EF59A7" w:rsidRPr="00091809" w:rsidRDefault="00EF59A7" w:rsidP="00091809">
      <w:pPr>
        <w:pStyle w:val="Heading1"/>
      </w:pPr>
      <w:bookmarkStart w:id="105" w:name="_Toc243834157"/>
      <w:r w:rsidRPr="00091809">
        <w:t>3. Problem Definition</w:t>
      </w:r>
      <w:bookmarkEnd w:id="105"/>
    </w:p>
    <w:p w14:paraId="22B93D8B" w14:textId="3AC30424" w:rsidR="00EF59A7" w:rsidRDefault="002C1195">
      <w:pPr>
        <w:pStyle w:val="NormalWeb"/>
        <w:jc w:val="both"/>
        <w:rPr>
          <w:ins w:id="106" w:author="MatheuS Santos" w:date="2026-10-24T13:43:00Z" w16du:dateUtc="2026-10-24T12:43:00Z"/>
          <w:rFonts w:ascii="Calibri" w:hAnsi="Calibri"/>
        </w:rPr>
        <w:pPrChange w:id="107" w:author="MatheuS Santos" w:date="2026-10-24T21:50:00Z" w16du:dateUtc="2026-10-24T20:50:00Z">
          <w:pPr>
            <w:pStyle w:val="NormalWeb"/>
          </w:pPr>
        </w:pPrChange>
      </w:pPr>
      <w:ins w:id="108" w:author="MatheuS Santos" w:date="2026-10-24T13:41:00Z" w16du:dateUtc="2026-10-24T12:41:00Z">
        <w:r>
          <w:rPr>
            <w:rFonts w:ascii="Calibri" w:hAnsi="Calibri"/>
          </w:rPr>
          <w:t>This project investigates whether the features available i</w:t>
        </w:r>
      </w:ins>
      <w:ins w:id="109" w:author="MatheuS Santos" w:date="2026-10-24T13:42:00Z" w16du:dateUtc="2026-10-24T12:42:00Z">
        <w:r>
          <w:rPr>
            <w:rFonts w:ascii="Calibri" w:hAnsi="Calibri"/>
          </w:rPr>
          <w:t>n the dataset can help identify differences between addresses classified as white and those associated with ransomware categories</w:t>
        </w:r>
      </w:ins>
      <w:ins w:id="110" w:author="MatheuS Santos" w:date="2026-10-24T13:43:00Z" w16du:dateUtc="2026-10-24T12:43:00Z">
        <w:r>
          <w:rPr>
            <w:rFonts w:ascii="Calibri" w:hAnsi="Calibri"/>
          </w:rPr>
          <w:t>.</w:t>
        </w:r>
      </w:ins>
      <w:del w:id="111" w:author="MatheuS Santos" w:date="2026-10-24T13:39:00Z" w16du:dateUtc="2026-10-24T12:39:00Z">
        <w:r w:rsidR="00EF59A7" w:rsidDel="002A3343">
          <w:rPr>
            <w:rFonts w:ascii="Calibri" w:hAnsi="Calibri"/>
          </w:rPr>
          <w:delText>Clearly define the business problem or challenge you intend to address. Explain its impact and how data analytics and predictive modelling can contribute towards addressing the problem.</w:delText>
        </w:r>
      </w:del>
    </w:p>
    <w:p w14:paraId="73ACEE7D" w14:textId="432329FF" w:rsidR="002C1195" w:rsidRDefault="002C1195">
      <w:pPr>
        <w:pStyle w:val="NormalWeb"/>
        <w:jc w:val="both"/>
        <w:rPr>
          <w:ins w:id="112" w:author="MatheuS Santos" w:date="2026-10-24T13:44:00Z" w16du:dateUtc="2026-10-24T12:44:00Z"/>
          <w:rFonts w:ascii="Calibri" w:hAnsi="Calibri"/>
        </w:rPr>
        <w:pPrChange w:id="113" w:author="MatheuS Santos" w:date="2026-10-24T21:50:00Z" w16du:dateUtc="2026-10-24T20:50:00Z">
          <w:pPr>
            <w:pStyle w:val="NormalWeb"/>
          </w:pPr>
        </w:pPrChange>
      </w:pPr>
      <w:ins w:id="114" w:author="MatheuS Santos" w:date="2026-10-24T13:43:00Z" w16du:dateUtc="2026-10-24T12:43:00Z">
        <w:r>
          <w:rPr>
            <w:rFonts w:ascii="Calibri" w:hAnsi="Calibri"/>
          </w:rPr>
          <w:t xml:space="preserve">The dataset contains </w:t>
        </w:r>
        <w:r w:rsidRPr="002C1195">
          <w:rPr>
            <w:rFonts w:ascii="Calibri" w:hAnsi="Calibri"/>
          </w:rPr>
          <w:t>2,916,697</w:t>
        </w:r>
        <w:r>
          <w:rPr>
            <w:rFonts w:ascii="Calibri" w:hAnsi="Calibri"/>
          </w:rPr>
          <w:t xml:space="preserve"> records and 10 columns. Aft</w:t>
        </w:r>
      </w:ins>
      <w:ins w:id="115" w:author="MatheuS Santos" w:date="2026-10-24T13:44:00Z" w16du:dateUtc="2026-10-24T12:44:00Z">
        <w:r>
          <w:rPr>
            <w:rFonts w:ascii="Calibri" w:hAnsi="Calibri"/>
          </w:rPr>
          <w:t>er transforming the label variable into a binary classification, the classes are represented as follows:</w:t>
        </w:r>
      </w:ins>
    </w:p>
    <w:p w14:paraId="4B2F3B39" w14:textId="7D5AF57D" w:rsidR="002C1195" w:rsidRDefault="002C1195">
      <w:pPr>
        <w:pStyle w:val="NormalWeb"/>
        <w:numPr>
          <w:ilvl w:val="0"/>
          <w:numId w:val="4"/>
        </w:numPr>
        <w:jc w:val="both"/>
        <w:rPr>
          <w:ins w:id="116" w:author="MatheuS Santos" w:date="2026-10-24T13:44:00Z" w16du:dateUtc="2026-10-24T12:44:00Z"/>
          <w:rFonts w:ascii="Calibri" w:hAnsi="Calibri"/>
        </w:rPr>
        <w:pPrChange w:id="117" w:author="MatheuS Santos" w:date="2026-10-24T21:50:00Z" w16du:dateUtc="2026-10-24T20:50:00Z">
          <w:pPr>
            <w:pStyle w:val="NormalWeb"/>
          </w:pPr>
        </w:pPrChange>
      </w:pPr>
      <w:ins w:id="118" w:author="MatheuS Santos" w:date="2026-10-24T13:44:00Z" w16du:dateUtc="2026-10-24T12:44:00Z">
        <w:r w:rsidRPr="002C1195">
          <w:rPr>
            <w:rFonts w:ascii="Calibri" w:hAnsi="Calibri"/>
            <w:b/>
            <w:bCs/>
            <w:rPrChange w:id="119" w:author="MatheuS Santos" w:date="2026-10-24T13:46:00Z" w16du:dateUtc="2026-10-24T12:46:00Z">
              <w:rPr>
                <w:rFonts w:ascii="Calibri" w:hAnsi="Calibri"/>
              </w:rPr>
            </w:rPrChange>
          </w:rPr>
          <w:t>0 = White</w:t>
        </w:r>
      </w:ins>
      <w:ins w:id="120" w:author="MatheuS Santos" w:date="2026-10-24T13:45:00Z" w16du:dateUtc="2026-10-24T12:45:00Z">
        <w:r>
          <w:rPr>
            <w:rFonts w:ascii="Calibri" w:hAnsi="Calibri"/>
          </w:rPr>
          <w:t xml:space="preserve"> --&gt; Ad</w:t>
        </w:r>
      </w:ins>
      <w:ins w:id="121" w:author="MatheuS Santos" w:date="2026-10-24T13:46:00Z" w16du:dateUtc="2026-10-24T12:46:00Z">
        <w:r>
          <w:rPr>
            <w:rFonts w:ascii="Calibri" w:hAnsi="Calibri"/>
          </w:rPr>
          <w:t>dresses classified as not associated with ransomware in the dataset.</w:t>
        </w:r>
      </w:ins>
    </w:p>
    <w:p w14:paraId="0A41774F" w14:textId="1524B413" w:rsidR="002C1195" w:rsidRDefault="002C1195">
      <w:pPr>
        <w:pStyle w:val="NormalWeb"/>
        <w:numPr>
          <w:ilvl w:val="0"/>
          <w:numId w:val="4"/>
        </w:numPr>
        <w:jc w:val="both"/>
        <w:rPr>
          <w:ins w:id="122" w:author="MatheuS Santos" w:date="2026-10-24T13:49:00Z" w16du:dateUtc="2026-10-24T12:49:00Z"/>
          <w:rFonts w:ascii="Calibri" w:hAnsi="Calibri"/>
        </w:rPr>
        <w:pPrChange w:id="123" w:author="MatheuS Santos" w:date="2026-10-24T21:50:00Z" w16du:dateUtc="2026-10-24T20:50:00Z">
          <w:pPr>
            <w:pStyle w:val="NormalWeb"/>
            <w:numPr>
              <w:numId w:val="4"/>
            </w:numPr>
            <w:ind w:left="720" w:hanging="360"/>
          </w:pPr>
        </w:pPrChange>
      </w:pPr>
      <w:ins w:id="124" w:author="MatheuS Santos" w:date="2026-10-24T13:44:00Z" w16du:dateUtc="2026-10-24T12:44:00Z">
        <w:r w:rsidRPr="002C1195">
          <w:rPr>
            <w:rFonts w:ascii="Calibri" w:hAnsi="Calibri"/>
            <w:b/>
            <w:bCs/>
            <w:rPrChange w:id="125" w:author="MatheuS Santos" w:date="2026-10-24T13:46:00Z" w16du:dateUtc="2026-10-24T12:46:00Z">
              <w:rPr>
                <w:rFonts w:ascii="Calibri" w:hAnsi="Calibri"/>
              </w:rPr>
            </w:rPrChange>
          </w:rPr>
          <w:t>1 = Ransom</w:t>
        </w:r>
      </w:ins>
      <w:ins w:id="126" w:author="MatheuS Santos" w:date="2026-10-24T13:45:00Z" w16du:dateUtc="2026-10-24T12:45:00Z">
        <w:r w:rsidRPr="002C1195">
          <w:rPr>
            <w:rFonts w:ascii="Calibri" w:hAnsi="Calibri"/>
            <w:b/>
            <w:bCs/>
            <w:rPrChange w:id="127" w:author="MatheuS Santos" w:date="2026-10-24T13:46:00Z" w16du:dateUtc="2026-10-24T12:46:00Z">
              <w:rPr>
                <w:rFonts w:ascii="Calibri" w:hAnsi="Calibri"/>
              </w:rPr>
            </w:rPrChange>
          </w:rPr>
          <w:t>ware</w:t>
        </w:r>
        <w:r>
          <w:rPr>
            <w:rFonts w:ascii="Calibri" w:hAnsi="Calibri"/>
          </w:rPr>
          <w:t xml:space="preserve"> --&gt; Observations associated with ransomware categories</w:t>
        </w:r>
      </w:ins>
    </w:p>
    <w:p w14:paraId="7A5AF485" w14:textId="3A09A5F3" w:rsidR="000A5002" w:rsidRDefault="002C1195">
      <w:pPr>
        <w:pStyle w:val="NormalWeb"/>
        <w:jc w:val="both"/>
        <w:rPr>
          <w:rFonts w:ascii="Calibri" w:hAnsi="Calibri"/>
        </w:rPr>
        <w:pPrChange w:id="128" w:author="MatheuS Santos" w:date="2026-10-24T21:50:00Z" w16du:dateUtc="2026-10-24T20:50:00Z">
          <w:pPr>
            <w:pStyle w:val="NormalWeb"/>
          </w:pPr>
        </w:pPrChange>
      </w:pPr>
      <w:ins w:id="129" w:author="MatheuS Santos" w:date="2026-10-24T13:52:00Z" w16du:dateUtc="2026-10-24T12:52:00Z">
        <w:r w:rsidRPr="002C1195">
          <w:rPr>
            <w:rFonts w:ascii="Calibri" w:hAnsi="Calibri"/>
            <w:noProof/>
          </w:rPr>
          <w:drawing>
            <wp:inline distT="0" distB="0" distL="0" distR="0" wp14:anchorId="74953E16" wp14:editId="32EB54CB">
              <wp:extent cx="5943600" cy="2504440"/>
              <wp:effectExtent l="0" t="0" r="0" b="0"/>
              <wp:docPr id="48597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1930" name=""/>
                      <pic:cNvPicPr/>
                    </pic:nvPicPr>
                    <pic:blipFill>
                      <a:blip r:embed="rId11"/>
                      <a:stretch>
                        <a:fillRect/>
                      </a:stretch>
                    </pic:blipFill>
                    <pic:spPr>
                      <a:xfrm>
                        <a:off x="0" y="0"/>
                        <a:ext cx="5943600" cy="2504440"/>
                      </a:xfrm>
                      <a:prstGeom prst="rect">
                        <a:avLst/>
                      </a:prstGeom>
                    </pic:spPr>
                  </pic:pic>
                </a:graphicData>
              </a:graphic>
            </wp:inline>
          </w:drawing>
        </w:r>
      </w:ins>
      <w:ins w:id="130" w:author="MatheuS Santos" w:date="2026-10-24T13:53:00Z" w16du:dateUtc="2026-10-24T12:53:00Z">
        <w:r w:rsidR="000A5002">
          <w:rPr>
            <w:rFonts w:ascii="Calibri" w:hAnsi="Calibri"/>
          </w:rPr>
          <w:t xml:space="preserve">Based </w:t>
        </w:r>
      </w:ins>
      <w:ins w:id="131" w:author="MatheuS Santos" w:date="2026-10-24T13:54:00Z" w16du:dateUtc="2026-10-24T12:54:00Z">
        <w:r w:rsidR="000A5002">
          <w:rPr>
            <w:rFonts w:ascii="Calibri" w:hAnsi="Calibri"/>
          </w:rPr>
          <w:t>on the graph above, this class imbalance requires careful consideration</w:t>
        </w:r>
      </w:ins>
      <w:ins w:id="132" w:author="MatheuS Santos" w:date="2026-10-24T13:55:00Z" w16du:dateUtc="2026-10-24T12:55:00Z">
        <w:r w:rsidR="000A5002">
          <w:rPr>
            <w:rFonts w:ascii="Calibri" w:hAnsi="Calibri"/>
          </w:rPr>
          <w:t xml:space="preserve"> because accuracy alone may conceal difficulties in identifying the minority class.</w:t>
        </w:r>
      </w:ins>
    </w:p>
    <w:p w14:paraId="3F4B2343" w14:textId="13EE7BB0" w:rsidR="00091809" w:rsidRPr="00091809" w:rsidRDefault="00EF59A7" w:rsidP="00091809">
      <w:pPr>
        <w:pStyle w:val="Heading1"/>
        <w:rPr>
          <w:ins w:id="133" w:author="MatheuS Santos" w:date="2026-10-24T14:29:00Z" w16du:dateUtc="2026-10-24T13:29:00Z"/>
        </w:rPr>
      </w:pPr>
      <w:bookmarkStart w:id="134" w:name="_Toc243834158"/>
      <w:r w:rsidRPr="00091809">
        <w:lastRenderedPageBreak/>
        <w:t>4. Aim and Objectives</w:t>
      </w:r>
      <w:bookmarkEnd w:id="134"/>
    </w:p>
    <w:p w14:paraId="1D87FAA5" w14:textId="2C853F16" w:rsidR="00091809" w:rsidRDefault="00091809" w:rsidP="00091809">
      <w:pPr>
        <w:pStyle w:val="Heading2"/>
        <w:rPr>
          <w:ins w:id="135" w:author="MatheuS Santos" w:date="2026-10-24T15:11:00Z" w16du:dateUtc="2026-10-24T14:11:00Z"/>
        </w:rPr>
      </w:pPr>
      <w:bookmarkStart w:id="136" w:name="_Toc243834159"/>
      <w:ins w:id="137" w:author="MatheuS Santos" w:date="2026-10-24T14:37:00Z" w16du:dateUtc="2026-10-24T13:37:00Z">
        <w:r>
          <w:t xml:space="preserve">4.1. </w:t>
        </w:r>
      </w:ins>
      <w:ins w:id="138" w:author="MatheuS Santos" w:date="2026-10-24T14:30:00Z" w16du:dateUtc="2026-10-24T13:30:00Z">
        <w:r>
          <w:t>General aim:</w:t>
        </w:r>
      </w:ins>
      <w:bookmarkEnd w:id="136"/>
    </w:p>
    <w:p w14:paraId="6CB8B04E" w14:textId="011DEEDB" w:rsidR="00A72F52" w:rsidRPr="00A72F52" w:rsidRDefault="00A72F52">
      <w:pPr>
        <w:jc w:val="both"/>
        <w:rPr>
          <w:ins w:id="139" w:author="MatheuS Santos" w:date="2026-10-24T14:30:00Z" w16du:dateUtc="2026-10-24T13:30:00Z"/>
          <w:rFonts w:ascii="Calibri" w:hAnsi="Calibri" w:cs="Calibri"/>
          <w:rPrChange w:id="140" w:author="MatheuS Santos" w:date="2026-10-24T15:12:00Z" w16du:dateUtc="2026-10-24T14:12:00Z">
            <w:rPr>
              <w:ins w:id="141" w:author="MatheuS Santos" w:date="2026-10-24T14:30:00Z" w16du:dateUtc="2026-10-24T13:30:00Z"/>
            </w:rPr>
          </w:rPrChange>
        </w:rPr>
        <w:pPrChange w:id="142" w:author="MatheuS Santos" w:date="2026-10-24T15:12:00Z" w16du:dateUtc="2026-10-24T14:12:00Z">
          <w:pPr/>
        </w:pPrChange>
      </w:pPr>
      <w:ins w:id="143" w:author="MatheuS Santos" w:date="2026-10-24T15:11:00Z" w16du:dateUtc="2026-10-24T14:11:00Z">
        <w:r w:rsidRPr="00A72F52">
          <w:rPr>
            <w:rFonts w:ascii="Calibri" w:hAnsi="Calibri" w:cs="Calibri"/>
            <w:rPrChange w:id="144" w:author="MatheuS Santos" w:date="2026-10-24T15:12:00Z" w16du:dateUtc="2026-10-24T14:12:00Z">
              <w:rPr/>
            </w:rPrChange>
          </w:rPr>
          <w:t>To conduct exploratory data analysis and prepare the dataset to investigate</w:t>
        </w:r>
      </w:ins>
      <w:ins w:id="145" w:author="MatheuS Santos" w:date="2026-10-24T15:12:00Z" w16du:dateUtc="2026-10-24T14:12:00Z">
        <w:r w:rsidRPr="00A72F52">
          <w:rPr>
            <w:rFonts w:ascii="Calibri" w:hAnsi="Calibri" w:cs="Calibri"/>
            <w:rPrChange w:id="146" w:author="MatheuS Santos" w:date="2026-10-24T15:12:00Z" w16du:dateUtc="2026-10-24T14:12:00Z">
              <w:rPr/>
            </w:rPrChange>
          </w:rPr>
          <w:t xml:space="preserve"> patterns associated with Bitcoin addresses classified as related to ransomware.</w:t>
        </w:r>
      </w:ins>
    </w:p>
    <w:p w14:paraId="2AE24553" w14:textId="2FE5A683" w:rsidR="00091809" w:rsidRDefault="00091809" w:rsidP="00091809">
      <w:pPr>
        <w:pStyle w:val="Heading2"/>
        <w:rPr>
          <w:ins w:id="147" w:author="MatheuS Santos" w:date="2026-10-24T15:12:00Z" w16du:dateUtc="2026-10-24T14:12:00Z"/>
        </w:rPr>
      </w:pPr>
      <w:bookmarkStart w:id="148" w:name="_Toc243834160"/>
      <w:ins w:id="149" w:author="MatheuS Santos" w:date="2026-10-24T14:37:00Z" w16du:dateUtc="2026-10-24T13:37:00Z">
        <w:r>
          <w:t>4.2</w:t>
        </w:r>
      </w:ins>
      <w:ins w:id="150" w:author="MatheuS Santos" w:date="2026-10-24T14:38:00Z" w16du:dateUtc="2026-10-24T13:38:00Z">
        <w:r>
          <w:t xml:space="preserve">. </w:t>
        </w:r>
      </w:ins>
      <w:ins w:id="151" w:author="MatheuS Santos" w:date="2026-10-24T14:30:00Z" w16du:dateUtc="2026-10-24T13:30:00Z">
        <w:r>
          <w:t>Specific Objectives:</w:t>
        </w:r>
      </w:ins>
      <w:bookmarkEnd w:id="148"/>
    </w:p>
    <w:p w14:paraId="55A51DF4" w14:textId="64979A3A" w:rsidR="00A72F52" w:rsidRPr="002B4768" w:rsidRDefault="002B4768">
      <w:pPr>
        <w:pStyle w:val="ListParagraph"/>
        <w:numPr>
          <w:ilvl w:val="0"/>
          <w:numId w:val="5"/>
        </w:numPr>
        <w:jc w:val="both"/>
        <w:rPr>
          <w:ins w:id="152" w:author="MatheuS Santos" w:date="2026-10-24T15:13:00Z" w16du:dateUtc="2026-10-24T14:13:00Z"/>
          <w:rFonts w:ascii="Calibri" w:hAnsi="Calibri" w:cs="Calibri"/>
          <w:rPrChange w:id="153" w:author="MatheuS Santos" w:date="2026-10-25T13:17:00Z" w16du:dateUtc="2026-10-25T13:17:00Z">
            <w:rPr>
              <w:ins w:id="154" w:author="MatheuS Santos" w:date="2026-10-24T15:13:00Z" w16du:dateUtc="2026-10-24T14:13:00Z"/>
            </w:rPr>
          </w:rPrChange>
        </w:rPr>
        <w:pPrChange w:id="155" w:author="MatheuS Santos" w:date="2026-10-24T15:40:00Z" w16du:dateUtc="2026-10-24T14:40:00Z">
          <w:pPr/>
        </w:pPrChange>
      </w:pPr>
      <w:ins w:id="156" w:author="MatheuS Santos" w:date="2026-10-25T13:16:00Z" w16du:dateUtc="2026-10-25T13:16:00Z">
        <w:r w:rsidRPr="002B4768">
          <w:rPr>
            <w:rFonts w:ascii="Calibri" w:hAnsi="Calibri" w:cs="Calibri"/>
          </w:rPr>
          <w:t>Assess the dataset structure, variable types, missing values, duplicates, and data consistency</w:t>
        </w:r>
      </w:ins>
      <w:ins w:id="157" w:author="MatheuS Santos" w:date="2026-10-24T15:13:00Z" w16du:dateUtc="2026-10-24T14:13:00Z">
        <w:r w:rsidR="00A72F52" w:rsidRPr="002B4768">
          <w:rPr>
            <w:rFonts w:ascii="Calibri" w:hAnsi="Calibri" w:cs="Calibri"/>
            <w:rPrChange w:id="158" w:author="MatheuS Santos" w:date="2026-10-25T13:17:00Z" w16du:dateUtc="2026-10-25T13:17:00Z">
              <w:rPr/>
            </w:rPrChange>
          </w:rPr>
          <w:t>.</w:t>
        </w:r>
      </w:ins>
    </w:p>
    <w:p w14:paraId="3BD0BFE4" w14:textId="75D12AB0" w:rsidR="00A72F52" w:rsidRPr="002B4768" w:rsidRDefault="002B4768">
      <w:pPr>
        <w:pStyle w:val="ListParagraph"/>
        <w:numPr>
          <w:ilvl w:val="0"/>
          <w:numId w:val="5"/>
        </w:numPr>
        <w:jc w:val="both"/>
        <w:rPr>
          <w:ins w:id="159" w:author="MatheuS Santos" w:date="2026-10-24T15:15:00Z" w16du:dateUtc="2026-10-24T14:15:00Z"/>
          <w:rFonts w:ascii="Calibri" w:hAnsi="Calibri" w:cs="Calibri"/>
          <w:rPrChange w:id="160" w:author="MatheuS Santos" w:date="2026-10-25T13:17:00Z" w16du:dateUtc="2026-10-25T13:17:00Z">
            <w:rPr>
              <w:ins w:id="161" w:author="MatheuS Santos" w:date="2026-10-24T15:15:00Z" w16du:dateUtc="2026-10-24T14:15:00Z"/>
            </w:rPr>
          </w:rPrChange>
        </w:rPr>
        <w:pPrChange w:id="162" w:author="MatheuS Santos" w:date="2026-10-24T15:40:00Z" w16du:dateUtc="2026-10-24T14:40:00Z">
          <w:pPr>
            <w:pStyle w:val="ListParagraph"/>
            <w:numPr>
              <w:numId w:val="5"/>
            </w:numPr>
            <w:ind w:hanging="360"/>
          </w:pPr>
        </w:pPrChange>
      </w:pPr>
      <w:ins w:id="163" w:author="MatheuS Santos" w:date="2026-10-25T13:16:00Z" w16du:dateUtc="2026-10-25T13:16:00Z">
        <w:r w:rsidRPr="002B4768">
          <w:rPr>
            <w:rFonts w:ascii="Calibri" w:hAnsi="Calibri" w:cs="Calibri"/>
            <w:rPrChange w:id="164" w:author="MatheuS Santos" w:date="2026-10-25T13:17:00Z" w16du:dateUtc="2026-10-25T13:17:00Z">
              <w:rPr/>
            </w:rPrChange>
          </w:rPr>
          <w:t>Explore variable distributions, class imbalance, outliers, and temporal patterns</w:t>
        </w:r>
      </w:ins>
      <w:ins w:id="165" w:author="MatheuS Santos" w:date="2026-10-24T15:15:00Z" w16du:dateUtc="2026-10-24T14:15:00Z">
        <w:r w:rsidR="00A72F52" w:rsidRPr="002B4768">
          <w:rPr>
            <w:rFonts w:ascii="Calibri" w:hAnsi="Calibri" w:cs="Calibri"/>
            <w:rPrChange w:id="166" w:author="MatheuS Santos" w:date="2026-10-25T13:17:00Z" w16du:dateUtc="2026-10-25T13:17:00Z">
              <w:rPr/>
            </w:rPrChange>
          </w:rPr>
          <w:t>.</w:t>
        </w:r>
      </w:ins>
    </w:p>
    <w:p w14:paraId="65007EE2" w14:textId="1CCE131D" w:rsidR="00A72F52" w:rsidRPr="002B4768" w:rsidRDefault="002B4768">
      <w:pPr>
        <w:pStyle w:val="ListParagraph"/>
        <w:numPr>
          <w:ilvl w:val="0"/>
          <w:numId w:val="5"/>
        </w:numPr>
        <w:jc w:val="both"/>
        <w:rPr>
          <w:ins w:id="167" w:author="MatheuS Santos" w:date="2026-10-24T15:16:00Z" w16du:dateUtc="2026-10-24T14:16:00Z"/>
          <w:rFonts w:ascii="Calibri" w:hAnsi="Calibri" w:cs="Calibri"/>
          <w:rPrChange w:id="168" w:author="MatheuS Santos" w:date="2026-10-25T13:17:00Z" w16du:dateUtc="2026-10-25T13:17:00Z">
            <w:rPr>
              <w:ins w:id="169" w:author="MatheuS Santos" w:date="2026-10-24T15:16:00Z" w16du:dateUtc="2026-10-24T14:16:00Z"/>
            </w:rPr>
          </w:rPrChange>
        </w:rPr>
        <w:pPrChange w:id="170" w:author="MatheuS Santos" w:date="2026-10-24T15:40:00Z" w16du:dateUtc="2026-10-24T14:40:00Z">
          <w:pPr>
            <w:pStyle w:val="ListParagraph"/>
            <w:numPr>
              <w:numId w:val="5"/>
            </w:numPr>
            <w:ind w:hanging="360"/>
          </w:pPr>
        </w:pPrChange>
      </w:pPr>
      <w:ins w:id="171" w:author="MatheuS Santos" w:date="2026-10-25T13:16:00Z" w16du:dateUtc="2026-10-25T13:16:00Z">
        <w:r w:rsidRPr="002B4768">
          <w:rPr>
            <w:rFonts w:ascii="Calibri" w:hAnsi="Calibri" w:cs="Calibri"/>
            <w:rPrChange w:id="172" w:author="MatheuS Santos" w:date="2026-10-25T13:17:00Z" w16du:dateUtc="2026-10-25T13:17:00Z">
              <w:rPr/>
            </w:rPrChange>
          </w:rPr>
          <w:t>Investigate relationships between numerical variables and repeated Bitcoin address occurrences</w:t>
        </w:r>
      </w:ins>
      <w:ins w:id="173" w:author="MatheuS Santos" w:date="2026-10-24T15:16:00Z" w16du:dateUtc="2026-10-24T14:16:00Z">
        <w:r w:rsidR="00A72F52" w:rsidRPr="002B4768">
          <w:rPr>
            <w:rFonts w:ascii="Calibri" w:hAnsi="Calibri" w:cs="Calibri"/>
            <w:rPrChange w:id="174" w:author="MatheuS Santos" w:date="2026-10-25T13:17:00Z" w16du:dateUtc="2026-10-25T13:17:00Z">
              <w:rPr/>
            </w:rPrChange>
          </w:rPr>
          <w:t>.</w:t>
        </w:r>
      </w:ins>
    </w:p>
    <w:p w14:paraId="74BD235E" w14:textId="700EE4A0" w:rsidR="009C186D" w:rsidRPr="002B4768" w:rsidRDefault="002B4768">
      <w:pPr>
        <w:pStyle w:val="ListParagraph"/>
        <w:numPr>
          <w:ilvl w:val="0"/>
          <w:numId w:val="5"/>
        </w:numPr>
        <w:jc w:val="both"/>
        <w:rPr>
          <w:ins w:id="175" w:author="MatheuS Santos" w:date="2026-10-24T15:36:00Z" w16du:dateUtc="2026-10-24T14:36:00Z"/>
          <w:rFonts w:ascii="Calibri" w:hAnsi="Calibri" w:cs="Calibri"/>
          <w:rPrChange w:id="176" w:author="MatheuS Santos" w:date="2026-10-25T13:17:00Z" w16du:dateUtc="2026-10-25T13:17:00Z">
            <w:rPr>
              <w:ins w:id="177" w:author="MatheuS Santos" w:date="2026-10-24T15:36:00Z" w16du:dateUtc="2026-10-24T14:36:00Z"/>
            </w:rPr>
          </w:rPrChange>
        </w:rPr>
        <w:pPrChange w:id="178" w:author="MatheuS Santos" w:date="2026-10-24T15:40:00Z" w16du:dateUtc="2026-10-24T14:40:00Z">
          <w:pPr>
            <w:pStyle w:val="ListParagraph"/>
            <w:numPr>
              <w:numId w:val="5"/>
            </w:numPr>
            <w:ind w:hanging="360"/>
          </w:pPr>
        </w:pPrChange>
      </w:pPr>
      <w:ins w:id="179" w:author="MatheuS Santos" w:date="2026-10-25T13:17:00Z" w16du:dateUtc="2026-10-25T13:17:00Z">
        <w:r w:rsidRPr="002B4768">
          <w:rPr>
            <w:rFonts w:ascii="Calibri" w:hAnsi="Calibri" w:cs="Calibri"/>
            <w:rPrChange w:id="180" w:author="MatheuS Santos" w:date="2026-10-25T13:17:00Z" w16du:dateUtc="2026-10-25T13:17:00Z">
              <w:rPr/>
            </w:rPrChange>
          </w:rPr>
          <w:t>Evaluate appropriate data preparation, feature selection, and scaling techniques for subsequent classification</w:t>
        </w:r>
      </w:ins>
      <w:ins w:id="181" w:author="MatheuS Santos" w:date="2026-10-24T15:37:00Z" w16du:dateUtc="2026-10-24T14:37:00Z">
        <w:r w:rsidR="009C186D" w:rsidRPr="002B4768">
          <w:rPr>
            <w:rFonts w:ascii="Calibri" w:hAnsi="Calibri" w:cs="Calibri"/>
            <w:rPrChange w:id="182" w:author="MatheuS Santos" w:date="2026-10-25T13:17:00Z" w16du:dateUtc="2026-10-25T13:17:00Z">
              <w:rPr/>
            </w:rPrChange>
          </w:rPr>
          <w:t>.</w:t>
        </w:r>
      </w:ins>
    </w:p>
    <w:p w14:paraId="3AAD9275" w14:textId="66206FF3" w:rsidR="009C186D" w:rsidRPr="002B4768" w:rsidRDefault="002B4768">
      <w:pPr>
        <w:pStyle w:val="ListParagraph"/>
        <w:numPr>
          <w:ilvl w:val="0"/>
          <w:numId w:val="5"/>
        </w:numPr>
        <w:jc w:val="both"/>
        <w:rPr>
          <w:ins w:id="183" w:author="MatheuS Santos" w:date="2026-10-24T14:27:00Z" w16du:dateUtc="2026-10-24T13:27:00Z"/>
          <w:rFonts w:ascii="Calibri" w:hAnsi="Calibri" w:cs="Calibri"/>
          <w:rPrChange w:id="184" w:author="MatheuS Santos" w:date="2026-10-25T13:17:00Z" w16du:dateUtc="2026-10-25T13:17:00Z">
            <w:rPr>
              <w:ins w:id="185" w:author="MatheuS Santos" w:date="2026-10-24T14:27:00Z" w16du:dateUtc="2026-10-24T13:27:00Z"/>
            </w:rPr>
          </w:rPrChange>
        </w:rPr>
        <w:pPrChange w:id="186" w:author="MatheuS Santos" w:date="2026-10-24T15:40:00Z" w16du:dateUtc="2026-10-24T14:40:00Z">
          <w:pPr>
            <w:pStyle w:val="Heading1"/>
          </w:pPr>
        </w:pPrChange>
      </w:pPr>
      <w:ins w:id="187" w:author="MatheuS Santos" w:date="2026-10-25T13:17:00Z" w16du:dateUtc="2026-10-25T13:17:00Z">
        <w:r w:rsidRPr="002B4768">
          <w:rPr>
            <w:rFonts w:ascii="Calibri" w:hAnsi="Calibri" w:cs="Calibri"/>
            <w:rPrChange w:id="188" w:author="MatheuS Santos" w:date="2026-10-25T13:17:00Z" w16du:dateUtc="2026-10-25T13:17:00Z">
              <w:rPr/>
            </w:rPrChange>
          </w:rPr>
          <w:t>Define a sampling strategy and a model evaluation plan for the next project stage.</w:t>
        </w:r>
      </w:ins>
    </w:p>
    <w:p w14:paraId="26CCD26B" w14:textId="0A6275FC" w:rsidR="00B42A68" w:rsidRPr="00091809" w:rsidDel="00091809" w:rsidRDefault="00B42A68">
      <w:pPr>
        <w:pStyle w:val="Heading1"/>
        <w:rPr>
          <w:del w:id="189" w:author="MatheuS Santos" w:date="2026-10-24T14:30:00Z" w16du:dateUtc="2026-10-24T13:30:00Z"/>
        </w:rPr>
      </w:pPr>
    </w:p>
    <w:p w14:paraId="7B28B800" w14:textId="749875F6" w:rsidR="00EF59A7" w:rsidDel="00091809" w:rsidRDefault="00EF59A7">
      <w:pPr>
        <w:pStyle w:val="Heading1"/>
        <w:rPr>
          <w:del w:id="190" w:author="MatheuS Santos" w:date="2026-10-24T14:30:00Z" w16du:dateUtc="2026-10-24T13:30:00Z"/>
        </w:rPr>
        <w:pPrChange w:id="191" w:author="MatheuS Santos" w:date="2026-10-24T14:35:00Z" w16du:dateUtc="2026-10-24T13:35:00Z">
          <w:pPr>
            <w:pStyle w:val="NormalWeb"/>
          </w:pPr>
        </w:pPrChange>
      </w:pPr>
      <w:del w:id="192" w:author="MatheuS Santos" w:date="2026-10-24T14:30:00Z" w16du:dateUtc="2026-10-24T13:30:00Z">
        <w:r w:rsidDel="00091809">
          <w:delText xml:space="preserve">State the overall aim of the project and provide </w:delText>
        </w:r>
        <w:r w:rsidDel="00091809">
          <w:rPr>
            <w:rStyle w:val="Strong"/>
          </w:rPr>
          <w:delText>3–5 clear and achievable objectives</w:delText>
        </w:r>
        <w:r w:rsidDel="00091809">
          <w:delText>. Include an appropriate business objective or hypothesis that will be explored through the project.</w:delText>
        </w:r>
      </w:del>
    </w:p>
    <w:p w14:paraId="6427E34A" w14:textId="77777777" w:rsidR="00EF59A7" w:rsidRPr="00091809" w:rsidRDefault="00EF59A7" w:rsidP="00091809">
      <w:pPr>
        <w:pStyle w:val="Heading1"/>
      </w:pPr>
      <w:bookmarkStart w:id="193" w:name="_Toc243834161"/>
      <w:r w:rsidRPr="00091809">
        <w:t>5. Scope</w:t>
      </w:r>
      <w:bookmarkEnd w:id="193"/>
    </w:p>
    <w:p w14:paraId="6947817F" w14:textId="0F17041B" w:rsidR="00EF59A7" w:rsidRDefault="009C186D" w:rsidP="00EF59A7">
      <w:pPr>
        <w:pStyle w:val="NormalWeb"/>
        <w:rPr>
          <w:ins w:id="194" w:author="MatheuS Santos" w:date="2026-10-24T15:41:00Z" w16du:dateUtc="2026-10-24T14:41:00Z"/>
          <w:rFonts w:ascii="Calibri" w:hAnsi="Calibri"/>
        </w:rPr>
      </w:pPr>
      <w:ins w:id="195" w:author="MatheuS Santos" w:date="2026-10-24T15:40:00Z" w16du:dateUtc="2026-10-24T14:40:00Z">
        <w:r>
          <w:rPr>
            <w:rFonts w:ascii="Calibri" w:hAnsi="Calibri"/>
          </w:rPr>
          <w:t xml:space="preserve">The project covers the exploratory </w:t>
        </w:r>
        <w:r w:rsidR="0060581D">
          <w:rPr>
            <w:rFonts w:ascii="Calibri" w:hAnsi="Calibri"/>
          </w:rPr>
          <w:t>analys</w:t>
        </w:r>
      </w:ins>
      <w:ins w:id="196" w:author="MatheuS Santos" w:date="2026-10-24T15:41:00Z" w16du:dateUtc="2026-10-24T14:41:00Z">
        <w:r w:rsidR="0060581D">
          <w:rPr>
            <w:rFonts w:ascii="Calibri" w:hAnsi="Calibri"/>
          </w:rPr>
          <w:t>is of ten variables:</w:t>
        </w:r>
      </w:ins>
      <w:del w:id="197" w:author="MatheuS Santos" w:date="2026-10-24T15:40:00Z" w16du:dateUtc="2026-10-24T14:40:00Z">
        <w:r w:rsidR="00EF59A7" w:rsidDel="009C186D">
          <w:rPr>
            <w:rFonts w:ascii="Calibri" w:hAnsi="Calibri"/>
          </w:rPr>
          <w:delText xml:space="preserve">Clearly define what will be </w:delText>
        </w:r>
        <w:r w:rsidR="00EF59A7" w:rsidDel="009C186D">
          <w:rPr>
            <w:rStyle w:val="Strong"/>
            <w:rFonts w:ascii="Calibri" w:hAnsi="Calibri"/>
          </w:rPr>
          <w:delText>included and excluded</w:delText>
        </w:r>
        <w:r w:rsidR="00EF59A7" w:rsidDel="009C186D">
          <w:rPr>
            <w:rFonts w:ascii="Calibri" w:hAnsi="Calibri"/>
          </w:rPr>
          <w:delText xml:space="preserve"> from the project. The proposed work should have sufficient scope for investigation and development across two semesters.</w:delText>
        </w:r>
      </w:del>
    </w:p>
    <w:p w14:paraId="260DEE14" w14:textId="51406FE8" w:rsidR="0060581D" w:rsidRDefault="0060581D" w:rsidP="00EF59A7">
      <w:pPr>
        <w:pStyle w:val="NormalWeb"/>
        <w:rPr>
          <w:ins w:id="198" w:author="MatheuS Santos" w:date="2026-10-24T15:41:00Z" w16du:dateUtc="2026-10-24T14:41:00Z"/>
          <w:rFonts w:ascii="Calibri" w:hAnsi="Calibri"/>
        </w:rPr>
      </w:pPr>
      <w:ins w:id="199" w:author="MatheuS Santos" w:date="2026-10-24T15:41:00Z" w16du:dateUtc="2026-10-24T14:41:00Z">
        <w:r w:rsidRPr="0060581D">
          <w:rPr>
            <w:rFonts w:ascii="Calibri" w:hAnsi="Calibri"/>
            <w:noProof/>
          </w:rPr>
          <w:drawing>
            <wp:inline distT="0" distB="0" distL="0" distR="0" wp14:anchorId="3011F458" wp14:editId="764A2FAE">
              <wp:extent cx="5943600" cy="1685925"/>
              <wp:effectExtent l="0" t="0" r="0" b="3175"/>
              <wp:docPr id="19046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6534" name=""/>
                      <pic:cNvPicPr/>
                    </pic:nvPicPr>
                    <pic:blipFill>
                      <a:blip r:embed="rId12"/>
                      <a:stretch>
                        <a:fillRect/>
                      </a:stretch>
                    </pic:blipFill>
                    <pic:spPr>
                      <a:xfrm>
                        <a:off x="0" y="0"/>
                        <a:ext cx="5943600" cy="1685925"/>
                      </a:xfrm>
                      <a:prstGeom prst="rect">
                        <a:avLst/>
                      </a:prstGeom>
                    </pic:spPr>
                  </pic:pic>
                </a:graphicData>
              </a:graphic>
            </wp:inline>
          </w:drawing>
        </w:r>
      </w:ins>
    </w:p>
    <w:p w14:paraId="1F8D6714" w14:textId="1FBEECAE" w:rsidR="0060581D" w:rsidRDefault="0060581D">
      <w:pPr>
        <w:pStyle w:val="NormalWeb"/>
        <w:jc w:val="both"/>
        <w:rPr>
          <w:ins w:id="200" w:author="MatheuS Santos" w:date="2026-10-24T15:43:00Z" w16du:dateUtc="2026-10-24T14:43:00Z"/>
          <w:rFonts w:ascii="Calibri" w:hAnsi="Calibri"/>
        </w:rPr>
        <w:pPrChange w:id="201" w:author="MatheuS Santos" w:date="2026-10-24T21:49:00Z" w16du:dateUtc="2026-10-24T20:49:00Z">
          <w:pPr>
            <w:pStyle w:val="NormalWeb"/>
          </w:pPr>
        </w:pPrChange>
      </w:pPr>
      <w:ins w:id="202" w:author="MatheuS Santos" w:date="2026-10-24T15:42:00Z" w16du:dateUtc="2026-10-24T14:42:00Z">
        <w:r>
          <w:rPr>
            <w:rFonts w:ascii="Calibri" w:hAnsi="Calibri"/>
          </w:rPr>
          <w:t>The work includes data quality assessment, statistical visualizations, outlier analysis, correlation analysis, repeated-address investigation, and initial pr</w:t>
        </w:r>
      </w:ins>
      <w:ins w:id="203" w:author="MatheuS Santos" w:date="2026-10-24T15:43:00Z" w16du:dateUtc="2026-10-24T14:43:00Z">
        <w:r>
          <w:rPr>
            <w:rFonts w:ascii="Calibri" w:hAnsi="Calibri"/>
          </w:rPr>
          <w:t>eparation for machine learning.</w:t>
        </w:r>
      </w:ins>
    </w:p>
    <w:p w14:paraId="10EF1C90" w14:textId="36E63A3B" w:rsidR="0060581D" w:rsidRDefault="0060581D">
      <w:pPr>
        <w:pStyle w:val="NormalWeb"/>
        <w:jc w:val="both"/>
        <w:rPr>
          <w:rFonts w:ascii="Calibri" w:hAnsi="Calibri"/>
        </w:rPr>
        <w:pPrChange w:id="204" w:author="MatheuS Santos" w:date="2026-10-24T21:49:00Z" w16du:dateUtc="2026-10-24T20:49:00Z">
          <w:pPr>
            <w:pStyle w:val="NormalWeb"/>
          </w:pPr>
        </w:pPrChange>
      </w:pPr>
      <w:ins w:id="205" w:author="MatheuS Santos" w:date="2026-10-24T15:43:00Z" w16du:dateUtc="2026-10-24T14:43:00Z">
        <w:r w:rsidRPr="00137A19">
          <w:rPr>
            <w:rFonts w:ascii="Calibri" w:hAnsi="Calibri"/>
            <w:b/>
            <w:bCs/>
            <w:color w:val="000000" w:themeColor="text1"/>
            <w:rPrChange w:id="206" w:author="MatheuS Santos" w:date="2026-10-24T22:39:00Z" w16du:dateUtc="2026-10-24T21:39:00Z">
              <w:rPr>
                <w:rFonts w:ascii="Calibri" w:hAnsi="Calibri"/>
              </w:rPr>
            </w:rPrChange>
          </w:rPr>
          <w:t>The project does not constitute a real-time detection system or independently establish criminal act</w:t>
        </w:r>
      </w:ins>
      <w:ins w:id="207" w:author="MatheuS Santos" w:date="2026-10-24T15:44:00Z" w16du:dateUtc="2026-10-24T14:44:00Z">
        <w:r w:rsidRPr="00137A19">
          <w:rPr>
            <w:rFonts w:ascii="Calibri" w:hAnsi="Calibri"/>
            <w:b/>
            <w:bCs/>
            <w:color w:val="000000" w:themeColor="text1"/>
            <w:rPrChange w:id="208" w:author="MatheuS Santos" w:date="2026-10-24T22:39:00Z" w16du:dateUtc="2026-10-24T21:39:00Z">
              <w:rPr>
                <w:rFonts w:ascii="Calibri" w:hAnsi="Calibri"/>
              </w:rPr>
            </w:rPrChange>
          </w:rPr>
          <w:t>ivity.</w:t>
        </w:r>
        <w:r w:rsidRPr="00137A19">
          <w:rPr>
            <w:rFonts w:ascii="Calibri" w:hAnsi="Calibri"/>
            <w:color w:val="000000" w:themeColor="text1"/>
            <w:rPrChange w:id="209" w:author="MatheuS Santos" w:date="2026-10-24T22:39:00Z" w16du:dateUtc="2026-10-24T21:39:00Z">
              <w:rPr>
                <w:rFonts w:ascii="Calibri" w:hAnsi="Calibri"/>
              </w:rPr>
            </w:rPrChange>
          </w:rPr>
          <w:t xml:space="preserve"> </w:t>
        </w:r>
        <w:r>
          <w:rPr>
            <w:rFonts w:ascii="Calibri" w:hAnsi="Calibri"/>
          </w:rPr>
          <w:t>The classifications depend on the criteria</w:t>
        </w:r>
      </w:ins>
      <w:ins w:id="210" w:author="MatheuS Santos" w:date="2026-10-24T15:45:00Z" w16du:dateUtc="2026-10-24T14:45:00Z">
        <w:r>
          <w:rPr>
            <w:rFonts w:ascii="Calibri" w:hAnsi="Calibri"/>
          </w:rPr>
          <w:t xml:space="preserve"> and information provided by the dataset</w:t>
        </w:r>
      </w:ins>
      <w:ins w:id="211" w:author="MatheuS Santos" w:date="2026-10-24T15:46:00Z" w16du:dateUtc="2026-10-24T14:46:00Z">
        <w:r>
          <w:rPr>
            <w:rFonts w:ascii="Calibri" w:hAnsi="Calibri"/>
          </w:rPr>
          <w:t xml:space="preserve"> </w:t>
        </w:r>
      </w:ins>
      <w:ins w:id="212" w:author="MatheuS Santos" w:date="2026-10-24T15:47:00Z" w16du:dateUtc="2026-10-24T14:47:00Z">
        <w:r>
          <w:rPr>
            <w:rFonts w:ascii="Calibri" w:hAnsi="Calibri"/>
          </w:rPr>
          <w:fldChar w:fldCharType="begin"/>
        </w:r>
        <w:r>
          <w:rPr>
            <w:rFonts w:ascii="Calibri" w:hAnsi="Calibri"/>
          </w:rPr>
          <w:instrText>HYPERLINK "https://archive.ics.uci.edu/dataset/526/bitcoinheistransomwareaddressdataset"</w:instrText>
        </w:r>
        <w:r>
          <w:rPr>
            <w:rFonts w:ascii="Calibri" w:hAnsi="Calibri"/>
          </w:rPr>
        </w:r>
        <w:r>
          <w:rPr>
            <w:rFonts w:ascii="Calibri" w:hAnsi="Calibri"/>
          </w:rPr>
          <w:fldChar w:fldCharType="separate"/>
        </w:r>
        <w:proofErr w:type="spellStart"/>
        <w:r w:rsidRPr="002A3343">
          <w:rPr>
            <w:rStyle w:val="Hyperlink"/>
            <w:rFonts w:ascii="Calibri" w:hAnsi="Calibri"/>
          </w:rPr>
          <w:t>BitcoinHeist</w:t>
        </w:r>
        <w:proofErr w:type="spellEnd"/>
        <w:r w:rsidRPr="002A3343">
          <w:rPr>
            <w:rStyle w:val="Hyperlink"/>
            <w:rFonts w:ascii="Calibri" w:hAnsi="Calibri"/>
          </w:rPr>
          <w:t xml:space="preserve"> Ransomware Address Dataset</w:t>
        </w:r>
        <w:r>
          <w:rPr>
            <w:rFonts w:ascii="Calibri" w:hAnsi="Calibri"/>
          </w:rPr>
          <w:fldChar w:fldCharType="end"/>
        </w:r>
      </w:ins>
      <w:ins w:id="213" w:author="MatheuS Santos" w:date="2026-10-24T15:45:00Z" w16du:dateUtc="2026-10-24T14:45:00Z">
        <w:r>
          <w:rPr>
            <w:rFonts w:ascii="Calibri" w:hAnsi="Calibri"/>
          </w:rPr>
          <w:t>. Final model training, model evaluation, and dashboard development remain future stages of the project.</w:t>
        </w:r>
      </w:ins>
    </w:p>
    <w:p w14:paraId="773FC963" w14:textId="77777777" w:rsidR="00EF59A7" w:rsidRPr="00091809" w:rsidRDefault="00EF59A7" w:rsidP="00091809">
      <w:pPr>
        <w:pStyle w:val="Heading1"/>
      </w:pPr>
      <w:bookmarkStart w:id="214" w:name="_Toc243834162"/>
      <w:r w:rsidRPr="00091809">
        <w:lastRenderedPageBreak/>
        <w:t>6. Methodology</w:t>
      </w:r>
      <w:bookmarkEnd w:id="214"/>
    </w:p>
    <w:p w14:paraId="651DDC84" w14:textId="138F0C7E" w:rsidR="00EF59A7" w:rsidDel="00B61A5B" w:rsidRDefault="0019311E" w:rsidP="0060581D">
      <w:pPr>
        <w:pStyle w:val="NormalWeb"/>
        <w:rPr>
          <w:del w:id="215" w:author="MatheuS Santos" w:date="2026-10-24T15:51:00Z" w16du:dateUtc="2026-10-24T14:51:00Z"/>
          <w:rFonts w:ascii="Calibri" w:hAnsi="Calibri"/>
        </w:rPr>
      </w:pPr>
      <w:ins w:id="216" w:author="MatheuS Santos" w:date="2026-10-24T22:51:00Z" w16du:dateUtc="2026-10-24T21:51:00Z">
        <w:r w:rsidRPr="0019311E" w:rsidDel="0060581D">
          <w:rPr>
            <w:rFonts w:ascii="Calibri" w:hAnsi="Calibri"/>
          </w:rPr>
          <w:t xml:space="preserve"> </w:t>
        </w:r>
        <w:r>
          <w:rPr>
            <w:rFonts w:ascii="Calibri" w:hAnsi="Calibri"/>
            <w:noProof/>
          </w:rPr>
          <w:drawing>
            <wp:inline distT="0" distB="0" distL="0" distR="0" wp14:anchorId="71DEE6C2" wp14:editId="62028682">
              <wp:extent cx="5943600" cy="3347085"/>
              <wp:effectExtent l="0" t="0" r="0" b="5715"/>
              <wp:docPr id="1960545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5163" name="Picture 19605451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ins>
      <w:del w:id="217" w:author="MatheuS Santos" w:date="2026-10-24T15:51:00Z" w16du:dateUtc="2026-10-24T14:51:00Z">
        <w:r w:rsidR="00EF59A7" w:rsidDel="0060581D">
          <w:rPr>
            <w:rFonts w:ascii="Calibri" w:hAnsi="Calibri"/>
          </w:rPr>
          <w:delText>Describe how you plan to carry out the project. Explain the proposed data analytics methods, predictive modelling techniques, technologies and tools, and briefly justify your choices.</w:delText>
        </w:r>
      </w:del>
    </w:p>
    <w:p w14:paraId="45A1900A" w14:textId="4C129D2F" w:rsidR="00EF59A7" w:rsidRDefault="00EF59A7" w:rsidP="0060581D">
      <w:pPr>
        <w:pStyle w:val="NormalWeb"/>
        <w:rPr>
          <w:rFonts w:ascii="Calibri" w:hAnsi="Calibri"/>
        </w:rPr>
      </w:pPr>
      <w:del w:id="218" w:author="MatheuS Santos" w:date="2026-10-24T15:51:00Z" w16du:dateUtc="2026-10-24T14:51:00Z">
        <w:r w:rsidDel="0060581D">
          <w:rPr>
            <w:rFonts w:ascii="Calibri" w:hAnsi="Calibri"/>
          </w:rPr>
          <w:delText xml:space="preserve">Include a </w:delText>
        </w:r>
        <w:r w:rsidDel="0060581D">
          <w:rPr>
            <w:rStyle w:val="Strong"/>
            <w:rFonts w:ascii="Calibri" w:hAnsi="Calibri"/>
          </w:rPr>
          <w:delText>high-level architectural diagram</w:delText>
        </w:r>
        <w:r w:rsidDel="0060581D">
          <w:rPr>
            <w:rFonts w:ascii="Calibri" w:hAnsi="Calibri"/>
          </w:rPr>
          <w:delText xml:space="preserve"> showing the proposed workflow or system architecture and how the main components are connected. Briefly explain the main components and overall workflow.</w:delText>
        </w:r>
      </w:del>
    </w:p>
    <w:p w14:paraId="621FB289" w14:textId="77777777" w:rsidR="00EF59A7" w:rsidRPr="00091809" w:rsidRDefault="00EF59A7" w:rsidP="00091809">
      <w:pPr>
        <w:pStyle w:val="Heading1"/>
      </w:pPr>
      <w:bookmarkStart w:id="219" w:name="_Toc243834163"/>
      <w:r w:rsidRPr="00091809">
        <w:t>7. Data Sources</w:t>
      </w:r>
      <w:bookmarkEnd w:id="219"/>
    </w:p>
    <w:p w14:paraId="7FA90D98" w14:textId="77777777" w:rsidR="000A5002" w:rsidRDefault="000A5002">
      <w:pPr>
        <w:pStyle w:val="NormalWeb"/>
        <w:jc w:val="both"/>
        <w:rPr>
          <w:ins w:id="220" w:author="MatheuS Santos" w:date="2026-10-24T14:09:00Z" w16du:dateUtc="2026-10-24T13:09:00Z"/>
          <w:rFonts w:ascii="Calibri" w:hAnsi="Calibri"/>
        </w:rPr>
        <w:pPrChange w:id="221" w:author="MatheuS Santos" w:date="2026-10-24T21:49:00Z" w16du:dateUtc="2026-10-24T20:49:00Z">
          <w:pPr>
            <w:pStyle w:val="NormalWeb"/>
          </w:pPr>
        </w:pPrChange>
      </w:pPr>
      <w:ins w:id="222" w:author="MatheuS Santos" w:date="2026-10-24T14:08:00Z" w16du:dateUtc="2026-10-24T13:08:00Z">
        <w:r>
          <w:rPr>
            <w:rFonts w:ascii="Calibri" w:hAnsi="Calibri"/>
          </w:rPr>
          <w:t xml:space="preserve">You can find the dataset at </w:t>
        </w:r>
      </w:ins>
      <w:ins w:id="223" w:author="MatheuS Santos" w:date="2026-10-24T14:09:00Z" w16du:dateUtc="2026-10-24T13:09:00Z">
        <w:r>
          <w:rPr>
            <w:rFonts w:ascii="Calibri" w:hAnsi="Calibri"/>
          </w:rPr>
          <w:fldChar w:fldCharType="begin"/>
        </w:r>
        <w:r>
          <w:rPr>
            <w:rFonts w:ascii="Calibri" w:hAnsi="Calibri"/>
          </w:rPr>
          <w:instrText>HYPERLINK "https://archive.ics.uci.edu/dataset/526/bitcoinheistransomwareaddressdataset"</w:instrText>
        </w:r>
        <w:r>
          <w:rPr>
            <w:rFonts w:ascii="Calibri" w:hAnsi="Calibri"/>
          </w:rPr>
        </w:r>
        <w:r>
          <w:rPr>
            <w:rFonts w:ascii="Calibri" w:hAnsi="Calibri"/>
          </w:rPr>
          <w:fldChar w:fldCharType="separate"/>
        </w:r>
        <w:proofErr w:type="spellStart"/>
        <w:r w:rsidRPr="000A5002">
          <w:rPr>
            <w:rStyle w:val="Hyperlink"/>
            <w:rFonts w:ascii="Calibri" w:hAnsi="Calibri"/>
          </w:rPr>
          <w:t>BitcoinHeist</w:t>
        </w:r>
        <w:proofErr w:type="spellEnd"/>
        <w:r w:rsidRPr="000A5002">
          <w:rPr>
            <w:rStyle w:val="Hyperlink"/>
            <w:rFonts w:ascii="Calibri" w:hAnsi="Calibri"/>
          </w:rPr>
          <w:t xml:space="preserve"> Ransomware Address Dataset — UCI Machine Learning Repository.</w:t>
        </w:r>
        <w:r>
          <w:rPr>
            <w:rFonts w:ascii="Calibri" w:hAnsi="Calibri"/>
          </w:rPr>
          <w:fldChar w:fldCharType="end"/>
        </w:r>
      </w:ins>
    </w:p>
    <w:p w14:paraId="71C37C60" w14:textId="13D36A99" w:rsidR="000A5002" w:rsidRDefault="000A5002" w:rsidP="00461955">
      <w:pPr>
        <w:pStyle w:val="NormalWeb"/>
        <w:jc w:val="both"/>
        <w:rPr>
          <w:ins w:id="224" w:author="MatheuS Santos" w:date="2026-10-24T23:24:00Z" w16du:dateUtc="2026-10-24T22:24:00Z"/>
          <w:rFonts w:ascii="Calibri" w:hAnsi="Calibri"/>
        </w:rPr>
      </w:pPr>
      <w:ins w:id="225" w:author="MatheuS Santos" w:date="2026-10-24T14:09:00Z" w16du:dateUtc="2026-10-24T13:09:00Z">
        <w:r>
          <w:rPr>
            <w:rFonts w:ascii="Calibri" w:hAnsi="Calibri"/>
          </w:rPr>
          <w:t>The original dataset represents historical Bitcoin Blockchain information from 20</w:t>
        </w:r>
      </w:ins>
      <w:ins w:id="226" w:author="MatheuS Santos" w:date="2026-10-24T23:26:00Z" w16du:dateUtc="2026-10-24T22:26:00Z">
        <w:r w:rsidR="003E285F">
          <w:rPr>
            <w:rFonts w:ascii="Calibri" w:hAnsi="Calibri"/>
          </w:rPr>
          <w:t>11</w:t>
        </w:r>
      </w:ins>
      <w:ins w:id="227" w:author="MatheuS Santos" w:date="2026-10-24T14:10:00Z" w16du:dateUtc="2026-10-24T13:10:00Z">
        <w:r>
          <w:rPr>
            <w:rFonts w:ascii="Calibri" w:hAnsi="Calibri"/>
          </w:rPr>
          <w:t xml:space="preserve"> ~ 20</w:t>
        </w:r>
      </w:ins>
      <w:ins w:id="228" w:author="MatheuS Santos" w:date="2026-10-24T23:26:00Z" w16du:dateUtc="2026-10-24T22:26:00Z">
        <w:r w:rsidR="003E285F">
          <w:rPr>
            <w:rFonts w:ascii="Calibri" w:hAnsi="Calibri"/>
          </w:rPr>
          <w:t>18</w:t>
        </w:r>
      </w:ins>
      <w:ins w:id="229" w:author="MatheuS Santos" w:date="2026-10-24T14:10:00Z" w16du:dateUtc="2026-10-24T13:10:00Z">
        <w:r>
          <w:rPr>
            <w:rFonts w:ascii="Calibri" w:hAnsi="Calibri"/>
          </w:rPr>
          <w:t>. The variables include address identifiers, temporal information, transaction structure features, receiv</w:t>
        </w:r>
      </w:ins>
      <w:ins w:id="230" w:author="MatheuS Santos" w:date="2026-10-24T14:11:00Z" w16du:dateUtc="2026-10-24T13:11:00Z">
        <w:r>
          <w:rPr>
            <w:rFonts w:ascii="Calibri" w:hAnsi="Calibri"/>
          </w:rPr>
          <w:t>ed values, and classifications.</w:t>
        </w:r>
      </w:ins>
    </w:p>
    <w:p w14:paraId="7C034658" w14:textId="6BBE64D4" w:rsidR="003E285F" w:rsidRDefault="003E285F">
      <w:pPr>
        <w:pStyle w:val="NormalWeb"/>
        <w:jc w:val="both"/>
        <w:rPr>
          <w:ins w:id="231" w:author="MatheuS Santos" w:date="2026-10-24T14:12:00Z" w16du:dateUtc="2026-10-24T13:12:00Z"/>
          <w:rFonts w:ascii="Calibri" w:hAnsi="Calibri"/>
        </w:rPr>
        <w:pPrChange w:id="232" w:author="MatheuS Santos" w:date="2026-10-24T21:49:00Z" w16du:dateUtc="2026-10-24T20:49:00Z">
          <w:pPr>
            <w:pStyle w:val="NormalWeb"/>
          </w:pPr>
        </w:pPrChange>
      </w:pPr>
      <w:ins w:id="233" w:author="MatheuS Santos" w:date="2026-10-24T23:24:00Z" w16du:dateUtc="2026-10-24T22:24:00Z">
        <w:r w:rsidRPr="003E285F">
          <w:rPr>
            <w:rFonts w:ascii="Calibri" w:hAnsi="Calibri"/>
          </w:rPr>
          <w:t xml:space="preserve">This dataset is licensed under a </w:t>
        </w:r>
        <w:r>
          <w:rPr>
            <w:rFonts w:ascii="Calibri" w:hAnsi="Calibri"/>
          </w:rPr>
          <w:fldChar w:fldCharType="begin"/>
        </w:r>
        <w:r>
          <w:rPr>
            <w:rFonts w:ascii="Calibri" w:hAnsi="Calibri"/>
          </w:rPr>
          <w:instrText>HYPERLINK "https://creativecommons.org/licenses/by/4.0/legalcode"</w:instrText>
        </w:r>
        <w:r>
          <w:rPr>
            <w:rFonts w:ascii="Calibri" w:hAnsi="Calibri"/>
          </w:rPr>
        </w:r>
        <w:r>
          <w:rPr>
            <w:rFonts w:ascii="Calibri" w:hAnsi="Calibri"/>
          </w:rPr>
          <w:fldChar w:fldCharType="separate"/>
        </w:r>
        <w:r w:rsidRPr="003E285F">
          <w:rPr>
            <w:rStyle w:val="Hyperlink"/>
            <w:rFonts w:ascii="Calibri" w:hAnsi="Calibri"/>
          </w:rPr>
          <w:t>Creative Commons Attribution 4.0 International</w:t>
        </w:r>
        <w:r>
          <w:rPr>
            <w:rFonts w:ascii="Calibri" w:hAnsi="Calibri"/>
          </w:rPr>
          <w:fldChar w:fldCharType="end"/>
        </w:r>
        <w:r w:rsidRPr="003E285F">
          <w:rPr>
            <w:rFonts w:ascii="Calibri" w:hAnsi="Calibri"/>
          </w:rPr>
          <w:t xml:space="preserve"> (CC BY 4.0) license.</w:t>
        </w:r>
      </w:ins>
    </w:p>
    <w:p w14:paraId="751128FA" w14:textId="18A4C7F5" w:rsidR="00EF59A7" w:rsidRDefault="00673823">
      <w:pPr>
        <w:pStyle w:val="NormalWeb"/>
        <w:jc w:val="both"/>
        <w:rPr>
          <w:rFonts w:ascii="Calibri" w:hAnsi="Calibri"/>
        </w:rPr>
        <w:pPrChange w:id="234" w:author="MatheuS Santos" w:date="2026-10-24T21:49:00Z" w16du:dateUtc="2026-10-24T20:49:00Z">
          <w:pPr>
            <w:pStyle w:val="NormalWeb"/>
          </w:pPr>
        </w:pPrChange>
      </w:pPr>
      <w:ins w:id="235" w:author="MatheuS Santos" w:date="2026-10-25T12:52:00Z" w16du:dateUtc="2026-10-25T12:52:00Z">
        <w:r w:rsidRPr="00673823">
          <w:rPr>
            <w:rFonts w:ascii="Calibri" w:hAnsi="Calibri"/>
            <w:b/>
            <w:bCs/>
            <w:noProof/>
            <w:color w:val="000000" w:themeColor="text1"/>
          </w:rPr>
          <w:drawing>
            <wp:anchor distT="0" distB="0" distL="114300" distR="114300" simplePos="0" relativeHeight="251660288" behindDoc="1" locked="0" layoutInCell="1" allowOverlap="1" wp14:anchorId="6B4D3D84" wp14:editId="4445F82F">
              <wp:simplePos x="0" y="0"/>
              <wp:positionH relativeFrom="column">
                <wp:posOffset>0</wp:posOffset>
              </wp:positionH>
              <wp:positionV relativeFrom="paragraph">
                <wp:posOffset>51435</wp:posOffset>
              </wp:positionV>
              <wp:extent cx="413385" cy="360045"/>
              <wp:effectExtent l="0" t="0" r="5715" b="0"/>
              <wp:wrapThrough wrapText="bothSides">
                <wp:wrapPolygon edited="0">
                  <wp:start x="0" y="0"/>
                  <wp:lineTo x="0" y="20571"/>
                  <wp:lineTo x="21235" y="20571"/>
                  <wp:lineTo x="21235" y="0"/>
                  <wp:lineTo x="0" y="0"/>
                </wp:wrapPolygon>
              </wp:wrapThrough>
              <wp:docPr id="2342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28931" name=""/>
                      <pic:cNvPicPr/>
                    </pic:nvPicPr>
                    <pic:blipFill>
                      <a:blip r:embed="rId14">
                        <a:extLst>
                          <a:ext uri="{28A0092B-C50C-407E-A947-70E740481C1C}">
                            <a14:useLocalDpi xmlns:a14="http://schemas.microsoft.com/office/drawing/2010/main" val="0"/>
                          </a:ext>
                        </a:extLst>
                      </a:blip>
                      <a:stretch>
                        <a:fillRect/>
                      </a:stretch>
                    </pic:blipFill>
                    <pic:spPr>
                      <a:xfrm>
                        <a:off x="0" y="0"/>
                        <a:ext cx="413385" cy="360045"/>
                      </a:xfrm>
                      <a:prstGeom prst="rect">
                        <a:avLst/>
                      </a:prstGeom>
                    </pic:spPr>
                  </pic:pic>
                </a:graphicData>
              </a:graphic>
              <wp14:sizeRelH relativeFrom="page">
                <wp14:pctWidth>0</wp14:pctWidth>
              </wp14:sizeRelH>
              <wp14:sizeRelV relativeFrom="page">
                <wp14:pctHeight>0</wp14:pctHeight>
              </wp14:sizeRelV>
            </wp:anchor>
          </w:drawing>
        </w:r>
        <w:r w:rsidRPr="00673823">
          <w:rPr>
            <w:rFonts w:ascii="Calibri" w:hAnsi="Calibri"/>
            <w:b/>
            <w:bCs/>
            <w:color w:val="000000" w:themeColor="text1"/>
          </w:rPr>
          <w:t xml:space="preserve"> </w:t>
        </w:r>
      </w:ins>
      <w:ins w:id="236" w:author="MatheuS Santos" w:date="2026-10-24T14:12:00Z" w16du:dateUtc="2026-10-24T13:12:00Z">
        <w:r w:rsidR="000A5002" w:rsidRPr="00137A19">
          <w:rPr>
            <w:rFonts w:ascii="Calibri" w:hAnsi="Calibri"/>
            <w:b/>
            <w:bCs/>
            <w:color w:val="000000" w:themeColor="text1"/>
            <w:rPrChange w:id="237" w:author="MatheuS Santos" w:date="2026-10-24T22:39:00Z" w16du:dateUtc="2026-10-24T21:39:00Z">
              <w:rPr>
                <w:rFonts w:ascii="Calibri" w:hAnsi="Calibri"/>
              </w:rPr>
            </w:rPrChange>
          </w:rPr>
          <w:t>Warning --&gt;</w:t>
        </w:r>
      </w:ins>
      <w:ins w:id="238" w:author="MatheuS Santos" w:date="2026-10-24T14:11:00Z" w16du:dateUtc="2026-10-24T13:11:00Z">
        <w:r w:rsidR="000A5002" w:rsidRPr="00137A19">
          <w:rPr>
            <w:rFonts w:ascii="Calibri" w:hAnsi="Calibri"/>
            <w:color w:val="000000" w:themeColor="text1"/>
            <w:rPrChange w:id="239" w:author="MatheuS Santos" w:date="2026-10-24T22:39:00Z" w16du:dateUtc="2026-10-24T21:39:00Z">
              <w:rPr>
                <w:rFonts w:ascii="Calibri" w:hAnsi="Calibri"/>
              </w:rPr>
            </w:rPrChange>
          </w:rPr>
          <w:t xml:space="preserve"> </w:t>
        </w:r>
        <w:r w:rsidR="000A5002">
          <w:rPr>
            <w:rFonts w:ascii="Calibri" w:hAnsi="Calibri"/>
          </w:rPr>
          <w:t>The provided labels should be</w:t>
        </w:r>
      </w:ins>
      <w:ins w:id="240" w:author="MatheuS Santos" w:date="2026-10-24T14:08:00Z" w16du:dateUtc="2026-10-24T13:08:00Z">
        <w:r w:rsidR="000A5002">
          <w:rPr>
            <w:rFonts w:ascii="Calibri" w:hAnsi="Calibri"/>
          </w:rPr>
          <w:t xml:space="preserve"> </w:t>
        </w:r>
      </w:ins>
      <w:ins w:id="241" w:author="MatheuS Santos" w:date="2026-10-24T14:12:00Z" w16du:dateUtc="2026-10-24T13:12:00Z">
        <w:r w:rsidR="000A5002">
          <w:rPr>
            <w:rFonts w:ascii="Calibri" w:hAnsi="Calibri"/>
          </w:rPr>
          <w:t>interpreted as dataset classifications rather than inde</w:t>
        </w:r>
      </w:ins>
      <w:ins w:id="242" w:author="MatheuS Santos" w:date="2026-10-24T14:13:00Z" w16du:dateUtc="2026-10-24T13:13:00Z">
        <w:r w:rsidR="000A5002">
          <w:rPr>
            <w:rFonts w:ascii="Calibri" w:hAnsi="Calibri"/>
          </w:rPr>
          <w:t>pendent proof of criminal activity!</w:t>
        </w:r>
      </w:ins>
      <w:del w:id="243" w:author="MatheuS Santos" w:date="2026-10-24T14:08:00Z" w16du:dateUtc="2026-10-24T13:08:00Z">
        <w:r w:rsidR="00EF59A7" w:rsidDel="000A5002">
          <w:rPr>
            <w:rFonts w:ascii="Calibri" w:hAnsi="Calibri"/>
          </w:rPr>
          <w:delText>Identify the dataset(s) or data sources you intend to use. Describe the type and approximate amount of data required, its relevance to the business problem, and evidence of appropriate permission or rights to access and use the data.</w:delText>
        </w:r>
      </w:del>
    </w:p>
    <w:p w14:paraId="3C7B6F25" w14:textId="77777777" w:rsidR="00EC34D4" w:rsidRDefault="00EC34D4">
      <w:pPr>
        <w:rPr>
          <w:ins w:id="244" w:author="MatheuS Santos" w:date="2026-10-25T13:25:00Z" w16du:dateUtc="2026-10-25T13:25:00Z"/>
          <w:rFonts w:ascii="Calibri" w:eastAsiaTheme="majorEastAsia" w:hAnsi="Calibri" w:cs="Calibri"/>
          <w:color w:val="0F4761" w:themeColor="accent1" w:themeShade="BF"/>
          <w:sz w:val="32"/>
          <w:szCs w:val="32"/>
        </w:rPr>
      </w:pPr>
      <w:ins w:id="245" w:author="MatheuS Santos" w:date="2026-10-25T13:25:00Z" w16du:dateUtc="2026-10-25T13:25:00Z">
        <w:r>
          <w:br w:type="page"/>
        </w:r>
      </w:ins>
    </w:p>
    <w:p w14:paraId="2E5DFEA6" w14:textId="6C9F75E9" w:rsidR="00EF59A7" w:rsidRDefault="00EF59A7" w:rsidP="00091809">
      <w:pPr>
        <w:pStyle w:val="Heading1"/>
        <w:rPr>
          <w:ins w:id="246" w:author="MatheuS Santos" w:date="2026-10-25T13:24:00Z" w16du:dateUtc="2026-10-25T13:24:00Z"/>
        </w:rPr>
      </w:pPr>
      <w:bookmarkStart w:id="247" w:name="_Toc243834164"/>
      <w:r w:rsidRPr="00091809">
        <w:lastRenderedPageBreak/>
        <w:t>8. Expected</w:t>
      </w:r>
      <w:ins w:id="248" w:author="MatheuS Santos" w:date="2026-10-24T21:48:00Z" w16du:dateUtc="2026-10-24T20:48:00Z">
        <w:r w:rsidR="00461955">
          <w:t xml:space="preserve"> Deliverables</w:t>
        </w:r>
      </w:ins>
      <w:bookmarkEnd w:id="247"/>
      <w:del w:id="249" w:author="MatheuS Santos" w:date="2026-10-24T21:48:00Z" w16du:dateUtc="2026-10-24T20:48:00Z">
        <w:r w:rsidRPr="00091809" w:rsidDel="00461955">
          <w:delText xml:space="preserve"> Deliverables</w:delText>
        </w:r>
      </w:del>
    </w:p>
    <w:p w14:paraId="7BA51AF0" w14:textId="3E29338D" w:rsidR="00EC34D4" w:rsidRDefault="00EC34D4" w:rsidP="00EC34D4">
      <w:pPr>
        <w:rPr>
          <w:ins w:id="250" w:author="MatheuS Santos" w:date="2026-10-25T13:24:00Z" w16du:dateUtc="2026-10-25T13:24:00Z"/>
        </w:rPr>
      </w:pPr>
    </w:p>
    <w:p w14:paraId="359DF0C7" w14:textId="65EF73EA" w:rsidR="00EC34D4" w:rsidRDefault="00EC34D4" w:rsidP="00EC34D4">
      <w:pPr>
        <w:pStyle w:val="ListParagraph"/>
        <w:numPr>
          <w:ilvl w:val="0"/>
          <w:numId w:val="9"/>
        </w:numPr>
        <w:jc w:val="both"/>
        <w:rPr>
          <w:ins w:id="251" w:author="MatheuS Santos" w:date="2026-10-25T13:25:00Z" w16du:dateUtc="2026-10-25T13:25:00Z"/>
          <w:rFonts w:ascii="Calibri" w:hAnsi="Calibri" w:cs="Calibri"/>
        </w:rPr>
        <w:pPrChange w:id="252" w:author="MatheuS Santos" w:date="2026-10-25T13:28:00Z" w16du:dateUtc="2026-10-25T13:28:00Z">
          <w:pPr>
            <w:pStyle w:val="ListParagraph"/>
            <w:numPr>
              <w:numId w:val="9"/>
            </w:numPr>
            <w:ind w:hanging="360"/>
          </w:pPr>
        </w:pPrChange>
      </w:pPr>
      <w:ins w:id="253" w:author="MatheuS Santos" w:date="2026-10-25T13:24:00Z" w16du:dateUtc="2026-10-25T13:24:00Z">
        <w:r w:rsidRPr="00EC34D4">
          <w:rPr>
            <w:rFonts w:ascii="Calibri" w:hAnsi="Calibri" w:cs="Calibri"/>
            <w:rPrChange w:id="254" w:author="MatheuS Santos" w:date="2026-10-25T13:24:00Z" w16du:dateUtc="2026-10-25T13:24:00Z">
              <w:rPr/>
            </w:rPrChange>
          </w:rPr>
          <w:t>A documented Jupyter Lab</w:t>
        </w:r>
      </w:ins>
      <w:ins w:id="255" w:author="MatheuS Santos" w:date="2026-10-25T13:25:00Z" w16du:dateUtc="2026-10-25T13:25:00Z">
        <w:r>
          <w:rPr>
            <w:rFonts w:ascii="Calibri" w:hAnsi="Calibri" w:cs="Calibri"/>
          </w:rPr>
          <w:t>.</w:t>
        </w:r>
      </w:ins>
    </w:p>
    <w:p w14:paraId="4918C9BE" w14:textId="0AA72359" w:rsidR="00EC34D4" w:rsidRDefault="00EC34D4" w:rsidP="00EC34D4">
      <w:pPr>
        <w:pStyle w:val="ListParagraph"/>
        <w:numPr>
          <w:ilvl w:val="0"/>
          <w:numId w:val="9"/>
        </w:numPr>
        <w:jc w:val="both"/>
        <w:rPr>
          <w:ins w:id="256" w:author="MatheuS Santos" w:date="2026-10-25T13:25:00Z" w16du:dateUtc="2026-10-25T13:25:00Z"/>
          <w:rFonts w:ascii="Calibri" w:hAnsi="Calibri" w:cs="Calibri"/>
        </w:rPr>
        <w:pPrChange w:id="257" w:author="MatheuS Santos" w:date="2026-10-25T13:28:00Z" w16du:dateUtc="2026-10-25T13:28:00Z">
          <w:pPr>
            <w:pStyle w:val="ListParagraph"/>
            <w:numPr>
              <w:numId w:val="9"/>
            </w:numPr>
            <w:ind w:hanging="360"/>
          </w:pPr>
        </w:pPrChange>
      </w:pPr>
      <w:ins w:id="258" w:author="MatheuS Santos" w:date="2026-10-25T13:25:00Z" w16du:dateUtc="2026-10-25T13:25:00Z">
        <w:r>
          <w:rPr>
            <w:rFonts w:ascii="Calibri" w:hAnsi="Calibri" w:cs="Calibri"/>
          </w:rPr>
          <w:t>An exploratory data analysis and data quality report</w:t>
        </w:r>
      </w:ins>
      <w:ins w:id="259" w:author="MatheuS Santos" w:date="2026-10-25T13:26:00Z" w16du:dateUtc="2026-10-25T13:26:00Z">
        <w:r>
          <w:rPr>
            <w:rFonts w:ascii="Calibri" w:hAnsi="Calibri" w:cs="Calibri"/>
          </w:rPr>
          <w:t>.</w:t>
        </w:r>
      </w:ins>
    </w:p>
    <w:p w14:paraId="5E24356D" w14:textId="30BF15E1" w:rsidR="00EC34D4" w:rsidRDefault="00EC34D4" w:rsidP="00EC34D4">
      <w:pPr>
        <w:pStyle w:val="ListParagraph"/>
        <w:numPr>
          <w:ilvl w:val="0"/>
          <w:numId w:val="9"/>
        </w:numPr>
        <w:jc w:val="both"/>
        <w:rPr>
          <w:ins w:id="260" w:author="MatheuS Santos" w:date="2026-10-25T13:26:00Z" w16du:dateUtc="2026-10-25T13:26:00Z"/>
          <w:rFonts w:ascii="Calibri" w:hAnsi="Calibri" w:cs="Calibri"/>
        </w:rPr>
        <w:pPrChange w:id="261" w:author="MatheuS Santos" w:date="2026-10-25T13:28:00Z" w16du:dateUtc="2026-10-25T13:28:00Z">
          <w:pPr>
            <w:pStyle w:val="ListParagraph"/>
            <w:numPr>
              <w:numId w:val="9"/>
            </w:numPr>
            <w:ind w:hanging="360"/>
          </w:pPr>
        </w:pPrChange>
      </w:pPr>
      <w:ins w:id="262" w:author="MatheuS Santos" w:date="2026-10-25T13:25:00Z" w16du:dateUtc="2026-10-25T13:25:00Z">
        <w:r>
          <w:rPr>
            <w:rFonts w:ascii="Calibri" w:hAnsi="Calibri" w:cs="Calibri"/>
          </w:rPr>
          <w:t>Statistical visualizations and a co</w:t>
        </w:r>
      </w:ins>
      <w:ins w:id="263" w:author="MatheuS Santos" w:date="2026-10-25T13:26:00Z" w16du:dateUtc="2026-10-25T13:26:00Z">
        <w:r>
          <w:rPr>
            <w:rFonts w:ascii="Calibri" w:hAnsi="Calibri" w:cs="Calibri"/>
          </w:rPr>
          <w:t>rrelation matrix.</w:t>
        </w:r>
      </w:ins>
    </w:p>
    <w:p w14:paraId="5A6A783E" w14:textId="0E7119FB" w:rsidR="00EC34D4" w:rsidRDefault="00EC34D4" w:rsidP="00EC34D4">
      <w:pPr>
        <w:pStyle w:val="ListParagraph"/>
        <w:numPr>
          <w:ilvl w:val="0"/>
          <w:numId w:val="9"/>
        </w:numPr>
        <w:jc w:val="both"/>
        <w:rPr>
          <w:ins w:id="264" w:author="MatheuS Santos" w:date="2026-10-25T13:26:00Z" w16du:dateUtc="2026-10-25T13:26:00Z"/>
          <w:rFonts w:ascii="Calibri" w:hAnsi="Calibri" w:cs="Calibri"/>
        </w:rPr>
        <w:pPrChange w:id="265" w:author="MatheuS Santos" w:date="2026-10-25T13:28:00Z" w16du:dateUtc="2026-10-25T13:28:00Z">
          <w:pPr>
            <w:pStyle w:val="ListParagraph"/>
            <w:numPr>
              <w:numId w:val="9"/>
            </w:numPr>
            <w:ind w:hanging="360"/>
          </w:pPr>
        </w:pPrChange>
      </w:pPr>
      <w:ins w:id="266" w:author="MatheuS Santos" w:date="2026-10-25T13:26:00Z" w16du:dateUtc="2026-10-25T13:26:00Z">
        <w:r>
          <w:rPr>
            <w:rFonts w:ascii="Calibri" w:hAnsi="Calibri" w:cs="Calibri"/>
          </w:rPr>
          <w:t>A dataset prepared for modeling, with documented transformations.</w:t>
        </w:r>
      </w:ins>
    </w:p>
    <w:p w14:paraId="0EA40233" w14:textId="7B7CA606" w:rsidR="00EC34D4" w:rsidRDefault="00EC34D4" w:rsidP="00EC34D4">
      <w:pPr>
        <w:pStyle w:val="ListParagraph"/>
        <w:numPr>
          <w:ilvl w:val="0"/>
          <w:numId w:val="9"/>
        </w:numPr>
        <w:jc w:val="both"/>
        <w:rPr>
          <w:ins w:id="267" w:author="MatheuS Santos" w:date="2026-10-25T13:27:00Z" w16du:dateUtc="2026-10-25T13:27:00Z"/>
          <w:rFonts w:ascii="Calibri" w:hAnsi="Calibri" w:cs="Calibri"/>
        </w:rPr>
        <w:pPrChange w:id="268" w:author="MatheuS Santos" w:date="2026-10-25T13:28:00Z" w16du:dateUtc="2026-10-25T13:28:00Z">
          <w:pPr>
            <w:pStyle w:val="ListParagraph"/>
            <w:numPr>
              <w:numId w:val="9"/>
            </w:numPr>
            <w:ind w:hanging="360"/>
          </w:pPr>
        </w:pPrChange>
      </w:pPr>
      <w:ins w:id="269" w:author="MatheuS Santos" w:date="2026-10-25T13:26:00Z" w16du:dateUtc="2026-10-25T13:26:00Z">
        <w:r>
          <w:rPr>
            <w:rFonts w:ascii="Calibri" w:hAnsi="Calibri" w:cs="Calibri"/>
          </w:rPr>
          <w:t>Supervised classification models and performance co</w:t>
        </w:r>
      </w:ins>
      <w:ins w:id="270" w:author="MatheuS Santos" w:date="2026-10-25T13:27:00Z" w16du:dateUtc="2026-10-25T13:27:00Z">
        <w:r>
          <w:rPr>
            <w:rFonts w:ascii="Calibri" w:hAnsi="Calibri" w:cs="Calibri"/>
          </w:rPr>
          <w:t>mparisons.</w:t>
        </w:r>
      </w:ins>
    </w:p>
    <w:p w14:paraId="44E65988" w14:textId="53DB4E2A" w:rsidR="00EC34D4" w:rsidRDefault="00EC34D4" w:rsidP="00EC34D4">
      <w:pPr>
        <w:pStyle w:val="ListParagraph"/>
        <w:numPr>
          <w:ilvl w:val="0"/>
          <w:numId w:val="9"/>
        </w:numPr>
        <w:jc w:val="both"/>
        <w:rPr>
          <w:ins w:id="271" w:author="MatheuS Santos" w:date="2026-10-25T13:27:00Z" w16du:dateUtc="2026-10-25T13:27:00Z"/>
          <w:rFonts w:ascii="Calibri" w:hAnsi="Calibri" w:cs="Calibri"/>
        </w:rPr>
        <w:pPrChange w:id="272" w:author="MatheuS Santos" w:date="2026-10-25T13:28:00Z" w16du:dateUtc="2026-10-25T13:28:00Z">
          <w:pPr>
            <w:pStyle w:val="ListParagraph"/>
            <w:numPr>
              <w:numId w:val="9"/>
            </w:numPr>
            <w:ind w:hanging="360"/>
          </w:pPr>
        </w:pPrChange>
      </w:pPr>
      <w:ins w:id="273" w:author="MatheuS Santos" w:date="2026-10-25T13:27:00Z" w16du:dateUtc="2026-10-25T13:27:00Z">
        <w:r>
          <w:rPr>
            <w:rFonts w:ascii="Calibri" w:hAnsi="Calibri" w:cs="Calibri"/>
          </w:rPr>
          <w:t>Model evaluation using Precision, F1-score, and a confusion matrix</w:t>
        </w:r>
      </w:ins>
    </w:p>
    <w:p w14:paraId="2FC06CA7" w14:textId="2C9B67CD" w:rsidR="00EC34D4" w:rsidRDefault="00EC34D4" w:rsidP="00EC34D4">
      <w:pPr>
        <w:pStyle w:val="ListParagraph"/>
        <w:numPr>
          <w:ilvl w:val="0"/>
          <w:numId w:val="9"/>
        </w:numPr>
        <w:jc w:val="both"/>
        <w:rPr>
          <w:ins w:id="274" w:author="MatheuS Santos" w:date="2026-10-25T13:28:00Z" w16du:dateUtc="2026-10-25T13:28:00Z"/>
          <w:rFonts w:ascii="Calibri" w:hAnsi="Calibri" w:cs="Calibri"/>
        </w:rPr>
        <w:pPrChange w:id="275" w:author="MatheuS Santos" w:date="2026-10-25T13:28:00Z" w16du:dateUtc="2026-10-25T13:28:00Z">
          <w:pPr>
            <w:pStyle w:val="ListParagraph"/>
            <w:numPr>
              <w:numId w:val="9"/>
            </w:numPr>
            <w:ind w:hanging="360"/>
          </w:pPr>
        </w:pPrChange>
      </w:pPr>
      <w:ins w:id="276" w:author="MatheuS Santos" w:date="2026-10-25T13:27:00Z" w16du:dateUtc="2026-10-25T13:27:00Z">
        <w:r>
          <w:rPr>
            <w:rFonts w:ascii="Calibri" w:hAnsi="Calibri" w:cs="Calibri"/>
          </w:rPr>
          <w:t xml:space="preserve">An </w:t>
        </w:r>
      </w:ins>
      <w:ins w:id="277" w:author="MatheuS Santos" w:date="2026-10-25T13:28:00Z" w16du:dateUtc="2026-10-25T13:28:00Z">
        <w:r>
          <w:rPr>
            <w:rFonts w:ascii="Calibri" w:hAnsi="Calibri" w:cs="Calibri"/>
          </w:rPr>
          <w:t>analytical</w:t>
        </w:r>
      </w:ins>
      <w:ins w:id="278" w:author="MatheuS Santos" w:date="2026-10-25T13:27:00Z" w16du:dateUtc="2026-10-25T13:27:00Z">
        <w:r>
          <w:rPr>
            <w:rFonts w:ascii="Calibri" w:hAnsi="Calibri" w:cs="Calibri"/>
          </w:rPr>
          <w:t xml:space="preserve"> dashboard, if imple</w:t>
        </w:r>
      </w:ins>
      <w:ins w:id="279" w:author="MatheuS Santos" w:date="2026-10-25T13:28:00Z" w16du:dateUtc="2026-10-25T13:28:00Z">
        <w:r>
          <w:rPr>
            <w:rFonts w:ascii="Calibri" w:hAnsi="Calibri" w:cs="Calibri"/>
          </w:rPr>
          <w:t>mented.</w:t>
        </w:r>
      </w:ins>
    </w:p>
    <w:p w14:paraId="717EBA1F" w14:textId="24ED2016" w:rsidR="00EC34D4" w:rsidRPr="00EC34D4" w:rsidRDefault="00EC34D4" w:rsidP="00EC34D4">
      <w:pPr>
        <w:pStyle w:val="ListParagraph"/>
        <w:numPr>
          <w:ilvl w:val="0"/>
          <w:numId w:val="9"/>
        </w:numPr>
        <w:jc w:val="both"/>
        <w:rPr>
          <w:rFonts w:ascii="Calibri" w:hAnsi="Calibri" w:cs="Calibri"/>
          <w:rPrChange w:id="280" w:author="MatheuS Santos" w:date="2026-10-25T13:24:00Z" w16du:dateUtc="2026-10-25T13:24:00Z">
            <w:rPr/>
          </w:rPrChange>
        </w:rPr>
        <w:pPrChange w:id="281" w:author="MatheuS Santos" w:date="2026-10-25T13:28:00Z" w16du:dateUtc="2026-10-25T13:28:00Z">
          <w:pPr>
            <w:pStyle w:val="Heading1"/>
          </w:pPr>
        </w:pPrChange>
      </w:pPr>
      <w:ins w:id="282" w:author="MatheuS Santos" w:date="2026-10-25T13:28:00Z" w16du:dateUtc="2026-10-25T13:28:00Z">
        <w:r>
          <w:rPr>
            <w:rFonts w:ascii="Calibri" w:hAnsi="Calibri" w:cs="Calibri"/>
          </w:rPr>
          <w:t>A final academic report presenting the methodology, results, limitations, and conclusions.</w:t>
        </w:r>
      </w:ins>
    </w:p>
    <w:p w14:paraId="7D0C142E" w14:textId="3224A6FE" w:rsidR="00FD12D1" w:rsidDel="00EC34D4" w:rsidRDefault="00EF59A7" w:rsidP="00091809">
      <w:pPr>
        <w:pStyle w:val="Heading1"/>
        <w:rPr>
          <w:del w:id="283" w:author="MatheuS Santos" w:date="2026-10-24T22:44:00Z" w16du:dateUtc="2026-10-24T21:44:00Z"/>
        </w:rPr>
      </w:pPr>
      <w:del w:id="284" w:author="MatheuS Santos" w:date="2026-10-24T21:26:00Z" w16du:dateUtc="2026-10-24T20:26:00Z">
        <w:r w:rsidDel="00FD12D1">
          <w:delText>C</w:delText>
        </w:r>
      </w:del>
      <w:del w:id="285" w:author="MatheuS Santos" w:date="2026-10-24T21:24:00Z" w16du:dateUtc="2026-10-24T20:24:00Z">
        <w:r w:rsidDel="00FD12D1">
          <w:delText>learly state what you expect to produce by the end of Semester 2, including the expected analytical and predictive modelling outputs and any relevant dashboard, application, system or other project deliverables.</w:delText>
        </w:r>
      </w:del>
    </w:p>
    <w:p w14:paraId="77FE9C7F" w14:textId="77777777" w:rsidR="00EC34D4" w:rsidRPr="00EC34D4" w:rsidRDefault="00EC34D4" w:rsidP="00EC34D4">
      <w:pPr>
        <w:rPr>
          <w:ins w:id="286" w:author="MatheuS Santos" w:date="2026-10-25T13:28:00Z" w16du:dateUtc="2026-10-25T13:28:00Z"/>
          <w:rPrChange w:id="287" w:author="MatheuS Santos" w:date="2026-10-25T13:28:00Z" w16du:dateUtc="2026-10-25T13:28:00Z">
            <w:rPr>
              <w:ins w:id="288" w:author="MatheuS Santos" w:date="2026-10-25T13:28:00Z" w16du:dateUtc="2026-10-25T13:28:00Z"/>
              <w:rFonts w:ascii="Calibri" w:hAnsi="Calibri"/>
            </w:rPr>
          </w:rPrChange>
        </w:rPr>
        <w:pPrChange w:id="289" w:author="MatheuS Santos" w:date="2026-10-25T13:28:00Z" w16du:dateUtc="2026-10-25T13:28:00Z">
          <w:pPr>
            <w:pStyle w:val="NormalWeb"/>
          </w:pPr>
        </w:pPrChange>
      </w:pPr>
    </w:p>
    <w:p w14:paraId="47C9F791" w14:textId="76CA3F02" w:rsidR="00B808B5" w:rsidRPr="00091809" w:rsidRDefault="00EF59A7" w:rsidP="00091809">
      <w:pPr>
        <w:pStyle w:val="Heading1"/>
        <w:rPr>
          <w:ins w:id="290" w:author="MatheuS Santos" w:date="2026-10-24T13:07:00Z" w16du:dateUtc="2026-10-24T12:07:00Z"/>
        </w:rPr>
      </w:pPr>
      <w:bookmarkStart w:id="291" w:name="_Toc243834165"/>
      <w:r w:rsidRPr="00091809">
        <w:t>9. Project Timeline</w:t>
      </w:r>
      <w:bookmarkEnd w:id="291"/>
    </w:p>
    <w:p w14:paraId="0915BD03" w14:textId="647581B8" w:rsidR="00B808B5" w:rsidRPr="00091809" w:rsidRDefault="00B808B5">
      <w:pPr>
        <w:pPrChange w:id="292" w:author="MatheuS Santos" w:date="2026-10-24T13:07:00Z" w16du:dateUtc="2026-10-24T12:07:00Z">
          <w:pPr>
            <w:pStyle w:val="Heading1"/>
          </w:pPr>
        </w:pPrChange>
      </w:pPr>
      <w:ins w:id="293" w:author="MatheuS Santos" w:date="2026-10-24T13:08:00Z" w16du:dateUtc="2026-10-24T12:08:00Z">
        <w:r w:rsidRPr="00B808B5">
          <w:rPr>
            <w:noProof/>
          </w:rPr>
          <w:drawing>
            <wp:inline distT="0" distB="0" distL="0" distR="0" wp14:anchorId="0AFE5646" wp14:editId="4FF0984C">
              <wp:extent cx="5943600" cy="2511425"/>
              <wp:effectExtent l="0" t="0" r="0" b="3175"/>
              <wp:docPr id="157548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8660" name=""/>
                      <pic:cNvPicPr/>
                    </pic:nvPicPr>
                    <pic:blipFill>
                      <a:blip r:embed="rId15"/>
                      <a:stretch>
                        <a:fillRect/>
                      </a:stretch>
                    </pic:blipFill>
                    <pic:spPr>
                      <a:xfrm>
                        <a:off x="0" y="0"/>
                        <a:ext cx="5943600" cy="2511425"/>
                      </a:xfrm>
                      <a:prstGeom prst="rect">
                        <a:avLst/>
                      </a:prstGeom>
                    </pic:spPr>
                  </pic:pic>
                </a:graphicData>
              </a:graphic>
            </wp:inline>
          </w:drawing>
        </w:r>
      </w:ins>
    </w:p>
    <w:p w14:paraId="6FD64B29" w14:textId="77777777" w:rsidR="002D15B4" w:rsidRDefault="002D15B4">
      <w:pPr>
        <w:rPr>
          <w:ins w:id="294" w:author="MatheuS Santos" w:date="2026-10-25T14:36:00Z" w16du:dateUtc="2026-10-25T14:36:00Z"/>
          <w:rFonts w:ascii="Calibri" w:eastAsiaTheme="majorEastAsia" w:hAnsi="Calibri" w:cs="Calibri"/>
          <w:color w:val="0F4761" w:themeColor="accent1" w:themeShade="BF"/>
          <w:sz w:val="32"/>
          <w:szCs w:val="32"/>
        </w:rPr>
      </w:pPr>
      <w:ins w:id="295" w:author="MatheuS Santos" w:date="2026-10-25T14:36:00Z" w16du:dateUtc="2026-10-25T14:36:00Z">
        <w:r>
          <w:br w:type="page"/>
        </w:r>
      </w:ins>
    </w:p>
    <w:p w14:paraId="16B455B5" w14:textId="50A5485F" w:rsidR="00EF59A7" w:rsidDel="00B808B5" w:rsidRDefault="00EF59A7">
      <w:pPr>
        <w:pStyle w:val="Heading1"/>
        <w:rPr>
          <w:del w:id="296" w:author="MatheuS Santos" w:date="2026-10-24T13:07:00Z" w16du:dateUtc="2026-10-24T12:07:00Z"/>
        </w:rPr>
        <w:pPrChange w:id="297" w:author="MatheuS Santos" w:date="2026-10-24T14:35:00Z" w16du:dateUtc="2026-10-24T13:35:00Z">
          <w:pPr>
            <w:pStyle w:val="NormalWeb"/>
          </w:pPr>
        </w:pPrChange>
      </w:pPr>
      <w:del w:id="298" w:author="MatheuS Santos" w:date="2026-10-24T13:07:00Z" w16du:dateUtc="2026-10-24T12:07:00Z">
        <w:r w:rsidDel="00B808B5">
          <w:lastRenderedPageBreak/>
          <w:delText xml:space="preserve">Provide a </w:delText>
        </w:r>
        <w:r w:rsidDel="00B808B5">
          <w:rPr>
            <w:rStyle w:val="Strong"/>
          </w:rPr>
          <w:delText>high-level project timeline diagram (e.g., a Gantt chart)</w:delText>
        </w:r>
        <w:r w:rsidDel="00B808B5">
          <w:delText xml:space="preserve"> covering both semesters. Clearly show the main project phases, key activities, milestones and expected completion periods.</w:delText>
        </w:r>
      </w:del>
    </w:p>
    <w:p w14:paraId="1F48B7C1" w14:textId="77777777" w:rsidR="00EF59A7" w:rsidRPr="00091809" w:rsidRDefault="00EF59A7" w:rsidP="00091809">
      <w:pPr>
        <w:pStyle w:val="Heading1"/>
      </w:pPr>
      <w:bookmarkStart w:id="299" w:name="_Toc243834166"/>
      <w:r w:rsidRPr="00091809">
        <w:t>10. Ethical and Legal Considerations</w:t>
      </w:r>
      <w:bookmarkEnd w:id="299"/>
    </w:p>
    <w:p w14:paraId="74ABAB27" w14:textId="3F717C2A" w:rsidR="00B42A68" w:rsidRDefault="00E5067E">
      <w:pPr>
        <w:pStyle w:val="NormalWeb"/>
        <w:jc w:val="both"/>
        <w:rPr>
          <w:ins w:id="300" w:author="MatheuS Santos" w:date="2026-10-25T14:36:00Z" w16du:dateUtc="2026-10-25T14:36:00Z"/>
          <w:rFonts w:ascii="Calibri" w:hAnsi="Calibri"/>
          <w:b/>
          <w:bCs/>
          <w:color w:val="000000" w:themeColor="text1"/>
        </w:rPr>
      </w:pPr>
      <w:ins w:id="301" w:author="MatheuS Santos" w:date="2026-10-24T23:35:00Z" w16du:dateUtc="2026-10-24T22:35:00Z">
        <w:r w:rsidRPr="00E5067E">
          <w:rPr>
            <w:rFonts w:ascii="Calibri" w:hAnsi="Calibri"/>
            <w:b/>
            <w:bCs/>
            <w:rPrChange w:id="302" w:author="MatheuS Santos" w:date="2026-10-24T23:36:00Z" w16du:dateUtc="2026-10-24T22:36:00Z">
              <w:rPr>
                <w:rFonts w:ascii="Calibri" w:hAnsi="Calibri"/>
              </w:rPr>
            </w:rPrChange>
          </w:rPr>
          <w:t>Dataset licensing and reuse:</w:t>
        </w:r>
        <w:r w:rsidRPr="00E5067E">
          <w:rPr>
            <w:rFonts w:ascii="Calibri" w:hAnsi="Calibri"/>
          </w:rPr>
          <w:t xml:space="preserve"> The </w:t>
        </w:r>
        <w:proofErr w:type="spellStart"/>
        <w:r w:rsidRPr="00E5067E">
          <w:rPr>
            <w:rFonts w:ascii="Calibri" w:hAnsi="Calibri"/>
          </w:rPr>
          <w:t>BitcoinHeist</w:t>
        </w:r>
        <w:proofErr w:type="spellEnd"/>
        <w:r w:rsidRPr="00E5067E">
          <w:rPr>
            <w:rFonts w:ascii="Calibri" w:hAnsi="Calibri"/>
          </w:rPr>
          <w:t xml:space="preserve"> dataset is licensed under the </w:t>
        </w:r>
      </w:ins>
      <w:ins w:id="303" w:author="MatheuS Santos" w:date="2026-10-24T23:36:00Z" w16du:dateUtc="2026-10-24T22:36:00Z">
        <w:r>
          <w:rPr>
            <w:rFonts w:ascii="Calibri" w:hAnsi="Calibri"/>
          </w:rPr>
          <w:fldChar w:fldCharType="begin"/>
        </w:r>
        <w:r>
          <w:rPr>
            <w:rFonts w:ascii="Calibri" w:hAnsi="Calibri"/>
          </w:rPr>
          <w:instrText>HYPERLINK "https://creativecommons.org/licenses/by/4.0/"</w:instrText>
        </w:r>
        <w:r>
          <w:rPr>
            <w:rFonts w:ascii="Calibri" w:hAnsi="Calibri"/>
          </w:rPr>
        </w:r>
        <w:r>
          <w:rPr>
            <w:rFonts w:ascii="Calibri" w:hAnsi="Calibri"/>
          </w:rPr>
          <w:fldChar w:fldCharType="separate"/>
        </w:r>
        <w:r w:rsidRPr="00E5067E">
          <w:rPr>
            <w:rStyle w:val="Hyperlink"/>
            <w:rFonts w:ascii="Calibri" w:hAnsi="Calibri"/>
          </w:rPr>
          <w:t>Creative Commons Attribution 4.0 International (CC BY 4.0) licence</w:t>
        </w:r>
        <w:r>
          <w:rPr>
            <w:rFonts w:ascii="Calibri" w:hAnsi="Calibri"/>
          </w:rPr>
          <w:fldChar w:fldCharType="end"/>
        </w:r>
      </w:ins>
      <w:ins w:id="304" w:author="MatheuS Santos" w:date="2026-10-24T23:35:00Z" w16du:dateUtc="2026-10-24T22:35:00Z">
        <w:r w:rsidRPr="00E5067E">
          <w:rPr>
            <w:rFonts w:ascii="Calibri" w:hAnsi="Calibri"/>
          </w:rPr>
          <w:t>. This licence permits the sharing and adaptation of the material, provided that appropriate credit is given, a link to the licence is supplied, and any changes made are indicated. The original dataset source will be acknowledged in the project report and relevant documentation. Before publishing or redistributing the dataset or derived materials, the applicable attribution requirements and any additional notices accompanying the dataset will be reviewed.</w:t>
        </w:r>
      </w:ins>
      <w:del w:id="305" w:author="MatheuS Santos" w:date="2026-10-24T14:19:00Z" w16du:dateUtc="2026-10-24T13:19:00Z">
        <w:r w:rsidR="00EF59A7" w:rsidDel="00B42A68">
          <w:rPr>
            <w:rFonts w:ascii="Calibri" w:hAnsi="Calibri"/>
          </w:rPr>
          <w:delText>Identify relevant ethical, privacy, data protection, security and data-use considerations associated with the project. Explain how these will be appropriately addressed, including permissions for accessing and using the selected data.</w:delText>
        </w:r>
      </w:del>
    </w:p>
    <w:p w14:paraId="750185BA" w14:textId="00BC44B2" w:rsidR="002D15B4" w:rsidRPr="002D15B4" w:rsidRDefault="002D15B4">
      <w:pPr>
        <w:pStyle w:val="NormalWeb"/>
        <w:jc w:val="both"/>
        <w:rPr>
          <w:rFonts w:ascii="Calibri" w:hAnsi="Calibri"/>
        </w:rPr>
        <w:pPrChange w:id="306" w:author="MatheuS Santos" w:date="2026-10-24T14:24:00Z" w16du:dateUtc="2026-10-24T13:24:00Z">
          <w:pPr>
            <w:pStyle w:val="NormalWeb"/>
          </w:pPr>
        </w:pPrChange>
      </w:pPr>
      <w:ins w:id="307" w:author="MatheuS Santos" w:date="2026-10-25T14:37:00Z" w16du:dateUtc="2026-10-25T14:37:00Z">
        <w:r w:rsidRPr="002D15B4">
          <w:rPr>
            <w:rFonts w:ascii="Calibri" w:hAnsi="Calibri"/>
            <w:color w:val="000000" w:themeColor="text1"/>
            <w:rPrChange w:id="308" w:author="MatheuS Santos" w:date="2026-10-25T14:37:00Z" w16du:dateUtc="2026-10-25T14:37:00Z">
              <w:rPr>
                <w:rFonts w:ascii="Calibri" w:hAnsi="Calibri"/>
                <w:b/>
                <w:bCs/>
                <w:color w:val="000000" w:themeColor="text1"/>
              </w:rPr>
            </w:rPrChange>
          </w:rPr>
          <w:t>The pro</w:t>
        </w:r>
        <w:r>
          <w:rPr>
            <w:rFonts w:ascii="Calibri" w:hAnsi="Calibri"/>
            <w:color w:val="000000" w:themeColor="text1"/>
          </w:rPr>
          <w:t>ject must respect privacy, the terms of use for t</w:t>
        </w:r>
      </w:ins>
      <w:ins w:id="309" w:author="MatheuS Santos" w:date="2026-10-25T14:38:00Z" w16du:dateUtc="2026-10-25T14:38:00Z">
        <w:r>
          <w:rPr>
            <w:rFonts w:ascii="Calibri" w:hAnsi="Calibri"/>
            <w:color w:val="000000" w:themeColor="text1"/>
          </w:rPr>
          <w:t xml:space="preserve">he dataset, and applicable legislation, Including the General Data Protection </w:t>
        </w:r>
      </w:ins>
      <w:ins w:id="310" w:author="MatheuS Santos" w:date="2026-10-25T14:41:00Z" w16du:dateUtc="2026-10-25T14:41:00Z">
        <w:r>
          <w:rPr>
            <w:rFonts w:ascii="Calibri" w:hAnsi="Calibri"/>
            <w:color w:val="000000" w:themeColor="text1"/>
          </w:rPr>
          <w:t>Regulations</w:t>
        </w:r>
      </w:ins>
      <w:ins w:id="311" w:author="MatheuS Santos" w:date="2026-10-25T14:40:00Z" w16du:dateUtc="2026-10-25T14:40:00Z">
        <w:r>
          <w:rPr>
            <w:rFonts w:ascii="Calibri" w:hAnsi="Calibri"/>
            <w:color w:val="000000" w:themeColor="text1"/>
          </w:rPr>
          <w:t>. The results must be interpreted responsibl</w:t>
        </w:r>
      </w:ins>
      <w:ins w:id="312" w:author="MatheuS Santos" w:date="2026-10-25T14:41:00Z" w16du:dateUtc="2026-10-25T14:41:00Z">
        <w:r>
          <w:rPr>
            <w:rFonts w:ascii="Calibri" w:hAnsi="Calibri"/>
            <w:color w:val="000000" w:themeColor="text1"/>
          </w:rPr>
          <w:t>y, taking into account potential biases, labelling limitations, and class imbalance.</w:t>
        </w:r>
      </w:ins>
    </w:p>
    <w:p w14:paraId="5959116A" w14:textId="5AAD7EA7" w:rsidR="003F3DB4" w:rsidRPr="002D15B4" w:rsidRDefault="003F3DB4" w:rsidP="002D15B4">
      <w:pPr>
        <w:pStyle w:val="Heading1"/>
        <w:rPr>
          <w:ins w:id="313" w:author="MatheuS Santos" w:date="2026-10-24T21:42:00Z" w16du:dateUtc="2026-10-24T20:42:00Z"/>
        </w:rPr>
      </w:pPr>
      <w:bookmarkStart w:id="314" w:name="_Toc243834167"/>
      <w:r w:rsidRPr="00091809">
        <w:t>1</w:t>
      </w:r>
      <w:r w:rsidR="00965271" w:rsidRPr="00091809">
        <w:t>1</w:t>
      </w:r>
      <w:r w:rsidRPr="00091809">
        <w:t xml:space="preserve">. </w:t>
      </w:r>
      <w:r w:rsidR="00965271" w:rsidRPr="00091809">
        <w:t>Conclusions</w:t>
      </w:r>
      <w:bookmarkEnd w:id="314"/>
    </w:p>
    <w:p w14:paraId="18DF4F27" w14:textId="0820213C" w:rsidR="00FD12D1" w:rsidRPr="009014AB" w:rsidRDefault="00FD12D1">
      <w:pPr>
        <w:jc w:val="both"/>
        <w:pPrChange w:id="315" w:author="MatheuS Santos" w:date="2026-10-24T21:47:00Z" w16du:dateUtc="2026-10-24T20:47:00Z">
          <w:pPr>
            <w:pStyle w:val="Heading1"/>
          </w:pPr>
        </w:pPrChange>
      </w:pPr>
      <w:ins w:id="316" w:author="MatheuS Santos" w:date="2026-10-24T21:42:00Z" w16du:dateUtc="2026-10-24T20:42:00Z">
        <w:r w:rsidRPr="00FD12D1">
          <w:rPr>
            <w:rFonts w:ascii="Calibri" w:hAnsi="Calibri" w:cs="Calibri"/>
            <w:rPrChange w:id="317" w:author="MatheuS Santos" w:date="2026-10-24T21:47:00Z" w16du:dateUtc="2026-10-24T20:47:00Z">
              <w:rPr/>
            </w:rPrChange>
          </w:rPr>
          <w:t>The e</w:t>
        </w:r>
      </w:ins>
      <w:ins w:id="318" w:author="MatheuS Santos" w:date="2026-10-24T21:43:00Z" w16du:dateUtc="2026-10-24T20:43:00Z">
        <w:r w:rsidRPr="00FD12D1">
          <w:rPr>
            <w:rFonts w:ascii="Calibri" w:hAnsi="Calibri" w:cs="Calibri"/>
            <w:rPrChange w:id="319" w:author="MatheuS Santos" w:date="2026-10-24T21:47:00Z" w16du:dateUtc="2026-10-24T20:47:00Z">
              <w:rPr/>
            </w:rPrChange>
          </w:rPr>
          <w:t>xploratory analysis establishes a foundation for investigating patterns associated with Bitcoin addresses classified as related to ransomware. The init</w:t>
        </w:r>
      </w:ins>
      <w:ins w:id="320" w:author="MatheuS Santos" w:date="2026-10-24T21:44:00Z" w16du:dateUtc="2026-10-24T20:44:00Z">
        <w:r w:rsidRPr="00FD12D1">
          <w:rPr>
            <w:rFonts w:ascii="Calibri" w:hAnsi="Calibri" w:cs="Calibri"/>
            <w:rPrChange w:id="321" w:author="MatheuS Santos" w:date="2026-10-24T21:47:00Z" w16du:dateUtc="2026-10-24T20:47:00Z">
              <w:rPr/>
            </w:rPrChange>
          </w:rPr>
          <w:t xml:space="preserve">ial </w:t>
        </w:r>
        <w:proofErr w:type="spellStart"/>
        <w:r w:rsidRPr="00FD12D1">
          <w:rPr>
            <w:rFonts w:ascii="Calibri" w:hAnsi="Calibri" w:cs="Calibri"/>
            <w:rPrChange w:id="322" w:author="MatheuS Santos" w:date="2026-10-24T21:47:00Z" w16du:dateUtc="2026-10-24T20:47:00Z">
              <w:rPr/>
            </w:rPrChange>
          </w:rPr>
          <w:t>assessement</w:t>
        </w:r>
        <w:proofErr w:type="spellEnd"/>
        <w:r w:rsidRPr="00FD12D1">
          <w:rPr>
            <w:rFonts w:ascii="Calibri" w:hAnsi="Calibri" w:cs="Calibri"/>
            <w:rPrChange w:id="323" w:author="MatheuS Santos" w:date="2026-10-24T21:47:00Z" w16du:dateUtc="2026-10-24T20:47:00Z">
              <w:rPr/>
            </w:rPrChange>
          </w:rPr>
          <w:t xml:space="preserve"> helps clarify the dataset structure, evaluate its quality, and identify key challenges</w:t>
        </w:r>
      </w:ins>
      <w:ins w:id="324" w:author="MatheuS Santos" w:date="2026-10-24T21:45:00Z" w16du:dateUtc="2026-10-24T20:45:00Z">
        <w:r w:rsidRPr="00FD12D1">
          <w:rPr>
            <w:rFonts w:ascii="Calibri" w:hAnsi="Calibri" w:cs="Calibri"/>
            <w:rPrChange w:id="325" w:author="MatheuS Santos" w:date="2026-10-24T21:47:00Z" w16du:dateUtc="2026-10-24T20:47:00Z">
              <w:rPr/>
            </w:rPrChange>
          </w:rPr>
          <w:t xml:space="preserve">, particularly class imbalance and present of outliers. </w:t>
        </w:r>
      </w:ins>
      <w:ins w:id="326" w:author="MatheuS Santos" w:date="2026-10-24T21:46:00Z" w16du:dateUtc="2026-10-24T20:46:00Z">
        <w:r w:rsidRPr="00FD12D1">
          <w:rPr>
            <w:rFonts w:ascii="Calibri" w:hAnsi="Calibri" w:cs="Calibri"/>
            <w:rPrChange w:id="327" w:author="MatheuS Santos" w:date="2026-10-24T21:47:00Z" w16du:dateUtc="2026-10-24T20:47:00Z">
              <w:rPr/>
            </w:rPrChange>
          </w:rPr>
          <w:t xml:space="preserve">However, exploratory data analysis alone cannot establish the effectiveness of predictive models. This </w:t>
        </w:r>
        <w:proofErr w:type="spellStart"/>
        <w:r w:rsidRPr="00FD12D1">
          <w:rPr>
            <w:rFonts w:ascii="Calibri" w:hAnsi="Calibri" w:cs="Calibri"/>
            <w:rPrChange w:id="328" w:author="MatheuS Santos" w:date="2026-10-24T21:47:00Z" w16du:dateUtc="2026-10-24T20:47:00Z">
              <w:rPr/>
            </w:rPrChange>
          </w:rPr>
          <w:t>assessement</w:t>
        </w:r>
        <w:proofErr w:type="spellEnd"/>
        <w:r w:rsidRPr="00FD12D1">
          <w:rPr>
            <w:rFonts w:ascii="Calibri" w:hAnsi="Calibri" w:cs="Calibri"/>
            <w:rPrChange w:id="329" w:author="MatheuS Santos" w:date="2026-10-24T21:47:00Z" w16du:dateUtc="2026-10-24T20:47:00Z">
              <w:rPr/>
            </w:rPrChange>
          </w:rPr>
          <w:t xml:space="preserve"> will </w:t>
        </w:r>
      </w:ins>
      <w:ins w:id="330" w:author="MatheuS Santos" w:date="2026-10-24T21:47:00Z" w16du:dateUtc="2026-10-24T20:47:00Z">
        <w:r w:rsidRPr="00FD12D1">
          <w:rPr>
            <w:rFonts w:ascii="Calibri" w:hAnsi="Calibri" w:cs="Calibri"/>
            <w:rPrChange w:id="331" w:author="MatheuS Santos" w:date="2026-10-24T21:47:00Z" w16du:dateUtc="2026-10-24T20:47:00Z">
              <w:rPr/>
            </w:rPrChange>
          </w:rPr>
          <w:t>depend on future data preparation, training, validation, and model comparison stages.</w:t>
        </w:r>
      </w:ins>
    </w:p>
    <w:p w14:paraId="004D41A7" w14:textId="1880BE4C" w:rsidR="00B912BD" w:rsidRPr="00E5067E" w:rsidDel="00FB50D0" w:rsidRDefault="00B912BD">
      <w:pPr>
        <w:pStyle w:val="Heading1"/>
        <w:rPr>
          <w:del w:id="332" w:author="MatheuS Santos" w:date="2026-10-24T17:06:00Z" w16du:dateUtc="2026-10-24T16:06:00Z"/>
        </w:rPr>
      </w:pPr>
      <w:ins w:id="333" w:author="MatheuS Santos" w:date="2026-10-24T17:06:00Z" w16du:dateUtc="2026-10-24T16:06:00Z">
        <w:r>
          <w:br w:type="page"/>
        </w:r>
      </w:ins>
      <w:bookmarkStart w:id="334" w:name="_Toc243834168"/>
      <w:r w:rsidR="003F3DB4" w:rsidRPr="00E5067E">
        <w:lastRenderedPageBreak/>
        <w:t>1</w:t>
      </w:r>
      <w:r w:rsidR="00965271" w:rsidRPr="00E5067E">
        <w:t>2</w:t>
      </w:r>
      <w:r w:rsidR="003F3DB4" w:rsidRPr="00E5067E">
        <w:t xml:space="preserve">. </w:t>
      </w:r>
      <w:r w:rsidR="00965271" w:rsidRPr="00E5067E">
        <w:t>References</w:t>
      </w:r>
      <w:bookmarkEnd w:id="334"/>
    </w:p>
    <w:p w14:paraId="0560B1A7" w14:textId="77777777" w:rsidR="00FB50D0" w:rsidRPr="00E5067E" w:rsidRDefault="00FB50D0">
      <w:pPr>
        <w:pStyle w:val="Heading1"/>
        <w:rPr>
          <w:ins w:id="335" w:author="MatheuS Santos" w:date="2026-10-24T23:05:00Z" w16du:dateUtc="2026-10-24T22:05:00Z"/>
        </w:rPr>
        <w:pPrChange w:id="336" w:author="MatheuS Santos" w:date="2026-10-24T23:37:00Z" w16du:dateUtc="2026-10-24T22:37:00Z">
          <w:pPr/>
        </w:pPrChange>
      </w:pPr>
    </w:p>
    <w:p w14:paraId="4923F413" w14:textId="769FC3F6" w:rsidR="00FB50D0" w:rsidRPr="003E285F" w:rsidRDefault="00FB50D0" w:rsidP="003E285F">
      <w:pPr>
        <w:pStyle w:val="NormalWeb"/>
        <w:rPr>
          <w:ins w:id="337" w:author="MatheuS Santos" w:date="2026-10-24T23:34:00Z" w16du:dateUtc="2026-10-24T22:34:00Z"/>
          <w:rFonts w:ascii="Calibri" w:hAnsi="Calibri" w:cs="Calibri"/>
          <w:rPrChange w:id="338" w:author="MatheuS Santos" w:date="2026-10-24T23:34:00Z" w16du:dateUtc="2026-10-24T22:34:00Z">
            <w:rPr>
              <w:ins w:id="339" w:author="MatheuS Santos" w:date="2026-10-24T23:34:00Z" w16du:dateUtc="2026-10-24T22:34:00Z"/>
            </w:rPr>
          </w:rPrChange>
        </w:rPr>
      </w:pPr>
      <w:ins w:id="340" w:author="MatheuS Santos" w:date="2026-10-24T23:05:00Z" w16du:dateUtc="2026-10-24T22:05:00Z">
        <w:r w:rsidRPr="003E285F">
          <w:rPr>
            <w:rFonts w:ascii="Calibri" w:hAnsi="Calibri" w:cs="Calibri"/>
            <w:rPrChange w:id="341" w:author="MatheuS Santos" w:date="2026-10-24T23:34:00Z" w16du:dateUtc="2026-10-24T22:34:00Z">
              <w:rPr/>
            </w:rPrChange>
          </w:rPr>
          <w:t xml:space="preserve">Built In (2025) </w:t>
        </w:r>
        <w:r w:rsidRPr="003E285F">
          <w:rPr>
            <w:rStyle w:val="Emphasis"/>
            <w:rFonts w:ascii="Calibri" w:hAnsi="Calibri" w:cs="Calibri"/>
            <w:rPrChange w:id="342" w:author="MatheuS Santos" w:date="2026-10-24T23:34:00Z" w16du:dateUtc="2026-10-24T22:34:00Z">
              <w:rPr>
                <w:rStyle w:val="Emphasis"/>
              </w:rPr>
            </w:rPrChange>
          </w:rPr>
          <w:t>Principal Component Analysis (PCA): A Step-by-Step Explanation</w:t>
        </w:r>
        <w:r w:rsidRPr="003E285F">
          <w:rPr>
            <w:rFonts w:ascii="Calibri" w:hAnsi="Calibri" w:cs="Calibri"/>
            <w:rPrChange w:id="343" w:author="MatheuS Santos" w:date="2026-10-24T23:34:00Z" w16du:dateUtc="2026-10-24T22:34:00Z">
              <w:rPr/>
            </w:rPrChange>
          </w:rPr>
          <w:t xml:space="preserve">. Written by Zakaria Jaadi; updated by Brennan Whitfield. Available at: </w:t>
        </w:r>
      </w:ins>
      <w:ins w:id="344" w:author="MatheuS Santos" w:date="2026-10-24T23:08:00Z" w16du:dateUtc="2026-10-24T22:08:00Z">
        <w:r w:rsidR="00DD59CD" w:rsidRPr="003E285F">
          <w:rPr>
            <w:rFonts w:ascii="Calibri" w:hAnsi="Calibri" w:cs="Calibri"/>
            <w:rPrChange w:id="345" w:author="MatheuS Santos" w:date="2026-10-24T23:34:00Z" w16du:dateUtc="2026-10-24T22:34:00Z">
              <w:rPr/>
            </w:rPrChange>
          </w:rPr>
          <w:fldChar w:fldCharType="begin"/>
        </w:r>
        <w:r w:rsidR="00DD59CD" w:rsidRPr="003E285F">
          <w:rPr>
            <w:rFonts w:ascii="Calibri" w:hAnsi="Calibri" w:cs="Calibri"/>
            <w:rPrChange w:id="346" w:author="MatheuS Santos" w:date="2026-10-24T23:34:00Z" w16du:dateUtc="2026-10-24T22:34:00Z">
              <w:rPr/>
            </w:rPrChange>
          </w:rPr>
          <w:instrText>HYPERLINK "</w:instrText>
        </w:r>
      </w:ins>
      <w:ins w:id="347" w:author="MatheuS Santos" w:date="2026-10-24T23:05:00Z" w16du:dateUtc="2026-10-24T22:05:00Z">
        <w:r w:rsidR="00DD59CD" w:rsidRPr="003E285F">
          <w:rPr>
            <w:rFonts w:ascii="Calibri" w:hAnsi="Calibri" w:cs="Calibri"/>
            <w:rPrChange w:id="348" w:author="MatheuS Santos" w:date="2026-10-24T23:34:00Z" w16du:dateUtc="2026-10-24T22:34:00Z">
              <w:rPr>
                <w:rStyle w:val="Hyperlink"/>
              </w:rPr>
            </w:rPrChange>
          </w:rPr>
          <w:instrText>https://builtin.com/data-science/step-step-explanation-principal-component-analysis</w:instrText>
        </w:r>
      </w:ins>
      <w:ins w:id="349" w:author="MatheuS Santos" w:date="2026-10-24T23:08:00Z" w16du:dateUtc="2026-10-24T22:08:00Z">
        <w:r w:rsidR="00DD59CD" w:rsidRPr="003E285F">
          <w:rPr>
            <w:rFonts w:ascii="Calibri" w:hAnsi="Calibri" w:cs="Calibri"/>
            <w:rPrChange w:id="350" w:author="MatheuS Santos" w:date="2026-10-24T23:34:00Z" w16du:dateUtc="2026-10-24T22:34:00Z">
              <w:rPr/>
            </w:rPrChange>
          </w:rPr>
          <w:instrText>"</w:instrText>
        </w:r>
        <w:r w:rsidR="00DD59CD" w:rsidRPr="009E7FCE">
          <w:rPr>
            <w:rFonts w:ascii="Calibri" w:hAnsi="Calibri" w:cs="Calibri"/>
          </w:rPr>
        </w:r>
        <w:r w:rsidR="00DD59CD" w:rsidRPr="003E285F">
          <w:rPr>
            <w:rFonts w:ascii="Calibri" w:hAnsi="Calibri" w:cs="Calibri"/>
            <w:rPrChange w:id="351" w:author="MatheuS Santos" w:date="2026-10-24T23:34:00Z" w16du:dateUtc="2026-10-24T22:34:00Z">
              <w:rPr/>
            </w:rPrChange>
          </w:rPr>
          <w:fldChar w:fldCharType="separate"/>
        </w:r>
      </w:ins>
      <w:ins w:id="352" w:author="MatheuS Santos" w:date="2026-10-24T23:05:00Z" w16du:dateUtc="2026-10-24T22:05:00Z">
        <w:r w:rsidR="00DD59CD" w:rsidRPr="003E285F">
          <w:rPr>
            <w:rStyle w:val="Hyperlink"/>
            <w:rFonts w:ascii="Calibri" w:hAnsi="Calibri" w:cs="Calibri"/>
            <w:rPrChange w:id="353" w:author="MatheuS Santos" w:date="2026-10-24T23:34:00Z" w16du:dateUtc="2026-10-24T22:34:00Z">
              <w:rPr>
                <w:rStyle w:val="Hyperlink"/>
              </w:rPr>
            </w:rPrChange>
          </w:rPr>
          <w:t>https://builtin.com/data-science/step-step-explanation-principal-component-analysis</w:t>
        </w:r>
      </w:ins>
      <w:ins w:id="354" w:author="MatheuS Santos" w:date="2026-10-24T23:08:00Z" w16du:dateUtc="2026-10-24T22:08:00Z">
        <w:r w:rsidR="00DD59CD" w:rsidRPr="003E285F">
          <w:rPr>
            <w:rFonts w:ascii="Calibri" w:hAnsi="Calibri" w:cs="Calibri"/>
            <w:rPrChange w:id="355" w:author="MatheuS Santos" w:date="2026-10-24T23:34:00Z" w16du:dateUtc="2026-10-24T22:34:00Z">
              <w:rPr/>
            </w:rPrChange>
          </w:rPr>
          <w:fldChar w:fldCharType="end"/>
        </w:r>
      </w:ins>
      <w:ins w:id="356" w:author="MatheuS Santos" w:date="2026-10-24T23:05:00Z" w16du:dateUtc="2026-10-24T22:05:00Z">
        <w:r w:rsidRPr="003E285F">
          <w:rPr>
            <w:rFonts w:ascii="Calibri" w:hAnsi="Calibri" w:cs="Calibri"/>
            <w:rPrChange w:id="357" w:author="MatheuS Santos" w:date="2026-10-24T23:34:00Z" w16du:dateUtc="2026-10-24T22:34:00Z">
              <w:rPr/>
            </w:rPrChange>
          </w:rPr>
          <w:t xml:space="preserve"> (Accessed: 24 October 2026).</w:t>
        </w:r>
      </w:ins>
    </w:p>
    <w:p w14:paraId="6F51A024" w14:textId="466C2E4D" w:rsidR="003E285F" w:rsidRPr="003E285F" w:rsidRDefault="003E285F">
      <w:pPr>
        <w:spacing w:before="100" w:beforeAutospacing="1" w:after="100" w:afterAutospacing="1" w:line="240" w:lineRule="auto"/>
        <w:rPr>
          <w:ins w:id="358" w:author="MatheuS Santos" w:date="2026-10-24T23:05:00Z" w16du:dateUtc="2026-10-24T22:05:00Z"/>
          <w:rFonts w:ascii="Calibri" w:hAnsi="Calibri" w:cs="Calibri"/>
          <w:rPrChange w:id="359" w:author="MatheuS Santos" w:date="2026-10-24T23:34:00Z" w16du:dateUtc="2026-10-24T22:34:00Z">
            <w:rPr>
              <w:ins w:id="360" w:author="MatheuS Santos" w:date="2026-10-24T23:05:00Z" w16du:dateUtc="2026-10-24T22:05:00Z"/>
            </w:rPr>
          </w:rPrChange>
        </w:rPr>
        <w:pPrChange w:id="361" w:author="MatheuS Santos" w:date="2026-10-24T23:35:00Z" w16du:dateUtc="2026-10-24T22:35:00Z">
          <w:pPr>
            <w:pStyle w:val="NormalWeb"/>
          </w:pPr>
        </w:pPrChange>
      </w:pPr>
      <w:ins w:id="362" w:author="MatheuS Santos" w:date="2026-10-24T23:34:00Z" w16du:dateUtc="2026-10-24T22:34:00Z">
        <w:r w:rsidRPr="003E285F">
          <w:rPr>
            <w:rFonts w:ascii="Calibri" w:eastAsia="Times New Roman" w:hAnsi="Calibri" w:cs="Calibri"/>
            <w:kern w:val="0"/>
            <w14:ligatures w14:val="none"/>
            <w:rPrChange w:id="363" w:author="MatheuS Santos" w:date="2026-10-24T23:34:00Z" w16du:dateUtc="2026-10-24T22:34:00Z">
              <w:rPr/>
            </w:rPrChange>
          </w:rPr>
          <w:t xml:space="preserve">Creative Commons (n.d.) </w:t>
        </w:r>
        <w:r w:rsidRPr="003E285F">
          <w:rPr>
            <w:rFonts w:ascii="Calibri" w:eastAsia="Times New Roman" w:hAnsi="Calibri" w:cs="Calibri"/>
            <w:i/>
            <w:iCs/>
            <w:kern w:val="0"/>
            <w14:ligatures w14:val="none"/>
            <w:rPrChange w:id="364" w:author="MatheuS Santos" w:date="2026-10-24T23:34:00Z" w16du:dateUtc="2026-10-24T22:34:00Z">
              <w:rPr>
                <w:i/>
                <w:iCs/>
              </w:rPr>
            </w:rPrChange>
          </w:rPr>
          <w:t>Attribution 4.0 International (CC BY 4.0)</w:t>
        </w:r>
        <w:r w:rsidRPr="003E285F">
          <w:rPr>
            <w:rFonts w:ascii="Calibri" w:eastAsia="Times New Roman" w:hAnsi="Calibri" w:cs="Calibri"/>
            <w:kern w:val="0"/>
            <w14:ligatures w14:val="none"/>
            <w:rPrChange w:id="365" w:author="MatheuS Santos" w:date="2026-10-24T23:34:00Z" w16du:dateUtc="2026-10-24T22:34:00Z">
              <w:rPr/>
            </w:rPrChange>
          </w:rPr>
          <w:t xml:space="preserve">. Available at: </w:t>
        </w:r>
        <w:r w:rsidRPr="003E285F">
          <w:rPr>
            <w:rFonts w:ascii="Calibri" w:eastAsia="Times New Roman" w:hAnsi="Calibri" w:cs="Calibri"/>
            <w:kern w:val="0"/>
            <w14:ligatures w14:val="none"/>
            <w:rPrChange w:id="366" w:author="MatheuS Santos" w:date="2026-10-24T23:34:00Z" w16du:dateUtc="2026-10-24T22:34:00Z">
              <w:rPr/>
            </w:rPrChange>
          </w:rPr>
          <w:fldChar w:fldCharType="begin"/>
        </w:r>
        <w:r w:rsidRPr="003E285F">
          <w:rPr>
            <w:rFonts w:ascii="Calibri" w:eastAsia="Times New Roman" w:hAnsi="Calibri" w:cs="Calibri"/>
            <w:kern w:val="0"/>
            <w14:ligatures w14:val="none"/>
            <w:rPrChange w:id="367" w:author="MatheuS Santos" w:date="2026-10-24T23:34:00Z" w16du:dateUtc="2026-10-24T22:34:00Z">
              <w:rPr/>
            </w:rPrChange>
          </w:rPr>
          <w:instrText>HYPERLINK "https://creativecommons.org/licenses/by/4.0/"</w:instrText>
        </w:r>
        <w:r w:rsidRPr="009E7FCE">
          <w:rPr>
            <w:rFonts w:ascii="Calibri" w:eastAsia="Times New Roman" w:hAnsi="Calibri" w:cs="Calibri"/>
            <w:kern w:val="0"/>
            <w14:ligatures w14:val="none"/>
          </w:rPr>
        </w:r>
        <w:r w:rsidRPr="003E285F">
          <w:rPr>
            <w:rFonts w:ascii="Calibri" w:eastAsia="Times New Roman" w:hAnsi="Calibri" w:cs="Calibri"/>
            <w:kern w:val="0"/>
            <w14:ligatures w14:val="none"/>
            <w:rPrChange w:id="368" w:author="MatheuS Santos" w:date="2026-10-24T23:34:00Z" w16du:dateUtc="2026-10-24T22:34:00Z">
              <w:rPr/>
            </w:rPrChange>
          </w:rPr>
          <w:fldChar w:fldCharType="separate"/>
        </w:r>
        <w:r w:rsidRPr="003E285F">
          <w:rPr>
            <w:rFonts w:ascii="Calibri" w:eastAsia="Times New Roman" w:hAnsi="Calibri" w:cs="Calibri"/>
            <w:color w:val="0000FF"/>
            <w:kern w:val="0"/>
            <w:u w:val="single"/>
            <w14:ligatures w14:val="none"/>
            <w:rPrChange w:id="369" w:author="MatheuS Santos" w:date="2026-10-24T23:34:00Z" w16du:dateUtc="2026-10-24T22:34:00Z">
              <w:rPr>
                <w:color w:val="0000FF"/>
                <w:u w:val="single"/>
              </w:rPr>
            </w:rPrChange>
          </w:rPr>
          <w:t>https://creativecommons.org/licenses/by/4.0/</w:t>
        </w:r>
        <w:r w:rsidRPr="003E285F">
          <w:rPr>
            <w:rFonts w:ascii="Calibri" w:eastAsia="Times New Roman" w:hAnsi="Calibri" w:cs="Calibri"/>
            <w:kern w:val="0"/>
            <w14:ligatures w14:val="none"/>
            <w:rPrChange w:id="370" w:author="MatheuS Santos" w:date="2026-10-24T23:34:00Z" w16du:dateUtc="2026-10-24T22:34:00Z">
              <w:rPr/>
            </w:rPrChange>
          </w:rPr>
          <w:fldChar w:fldCharType="end"/>
        </w:r>
        <w:r w:rsidRPr="003E285F">
          <w:rPr>
            <w:rFonts w:ascii="Calibri" w:eastAsia="Times New Roman" w:hAnsi="Calibri" w:cs="Calibri"/>
            <w:kern w:val="0"/>
            <w14:ligatures w14:val="none"/>
            <w:rPrChange w:id="371" w:author="MatheuS Santos" w:date="2026-10-24T23:34:00Z" w16du:dateUtc="2026-10-24T22:34:00Z">
              <w:rPr/>
            </w:rPrChange>
          </w:rPr>
          <w:t xml:space="preserve"> (Accessed: 24 October 2026).</w:t>
        </w:r>
      </w:ins>
    </w:p>
    <w:p w14:paraId="03574669" w14:textId="77777777" w:rsidR="00FB50D0" w:rsidRPr="003E285F" w:rsidRDefault="00FB50D0" w:rsidP="003E285F">
      <w:pPr>
        <w:pStyle w:val="NormalWeb"/>
        <w:rPr>
          <w:ins w:id="372" w:author="MatheuS Santos" w:date="2026-10-24T23:05:00Z" w16du:dateUtc="2026-10-24T22:05:00Z"/>
          <w:rFonts w:ascii="Calibri" w:hAnsi="Calibri" w:cs="Calibri"/>
          <w:rPrChange w:id="373" w:author="MatheuS Santos" w:date="2026-10-24T23:34:00Z" w16du:dateUtc="2026-10-24T22:34:00Z">
            <w:rPr>
              <w:ins w:id="374" w:author="MatheuS Santos" w:date="2026-10-24T23:05:00Z" w16du:dateUtc="2026-10-24T22:05:00Z"/>
            </w:rPr>
          </w:rPrChange>
        </w:rPr>
      </w:pPr>
      <w:proofErr w:type="spellStart"/>
      <w:ins w:id="375" w:author="MatheuS Santos" w:date="2026-10-24T23:05:00Z" w16du:dateUtc="2026-10-24T22:05:00Z">
        <w:r w:rsidRPr="003E285F">
          <w:rPr>
            <w:rFonts w:ascii="Calibri" w:hAnsi="Calibri" w:cs="Calibri"/>
            <w:rPrChange w:id="376" w:author="MatheuS Santos" w:date="2026-10-24T23:34:00Z" w16du:dateUtc="2026-10-24T22:34:00Z">
              <w:rPr/>
            </w:rPrChange>
          </w:rPr>
          <w:t>GeeksforGeeks</w:t>
        </w:r>
        <w:proofErr w:type="spellEnd"/>
        <w:r w:rsidRPr="003E285F">
          <w:rPr>
            <w:rFonts w:ascii="Calibri" w:hAnsi="Calibri" w:cs="Calibri"/>
            <w:rPrChange w:id="377" w:author="MatheuS Santos" w:date="2026-10-24T23:34:00Z" w16du:dateUtc="2026-10-24T22:34:00Z">
              <w:rPr/>
            </w:rPrChange>
          </w:rPr>
          <w:t xml:space="preserve"> (2024) </w:t>
        </w:r>
        <w:r w:rsidRPr="003E285F">
          <w:rPr>
            <w:rStyle w:val="Emphasis"/>
            <w:rFonts w:ascii="Calibri" w:hAnsi="Calibri" w:cs="Calibri"/>
            <w:rPrChange w:id="378" w:author="MatheuS Santos" w:date="2026-10-24T23:34:00Z" w16du:dateUtc="2026-10-24T22:34:00Z">
              <w:rPr>
                <w:rStyle w:val="Emphasis"/>
              </w:rPr>
            </w:rPrChange>
          </w:rPr>
          <w:t>Feature Selection Using Random Forest</w:t>
        </w:r>
        <w:r w:rsidRPr="003E285F">
          <w:rPr>
            <w:rFonts w:ascii="Calibri" w:hAnsi="Calibri" w:cs="Calibri"/>
            <w:rPrChange w:id="379" w:author="MatheuS Santos" w:date="2026-10-24T23:34:00Z" w16du:dateUtc="2026-10-24T22:34:00Z">
              <w:rPr/>
            </w:rPrChange>
          </w:rPr>
          <w:t xml:space="preserve">. Available at: </w:t>
        </w:r>
        <w:r w:rsidRPr="003E285F">
          <w:rPr>
            <w:rFonts w:ascii="Calibri" w:hAnsi="Calibri" w:cs="Calibri"/>
            <w:rPrChange w:id="380" w:author="MatheuS Santos" w:date="2026-10-24T23:34:00Z" w16du:dateUtc="2026-10-24T22:34:00Z">
              <w:rPr/>
            </w:rPrChange>
          </w:rPr>
          <w:fldChar w:fldCharType="begin"/>
        </w:r>
        <w:r w:rsidRPr="003E285F">
          <w:rPr>
            <w:rFonts w:ascii="Calibri" w:hAnsi="Calibri" w:cs="Calibri"/>
            <w:rPrChange w:id="381" w:author="MatheuS Santos" w:date="2026-10-24T23:34:00Z" w16du:dateUtc="2026-10-24T22:34:00Z">
              <w:rPr/>
            </w:rPrChange>
          </w:rPr>
          <w:instrText>HYPERLINK "https://www.geeksforgeeks.org/machine-learning/feature-selection-using-random-forest/"</w:instrText>
        </w:r>
        <w:r w:rsidRPr="009E7FCE">
          <w:rPr>
            <w:rFonts w:ascii="Calibri" w:hAnsi="Calibri" w:cs="Calibri"/>
          </w:rPr>
        </w:r>
        <w:r w:rsidRPr="003E285F">
          <w:rPr>
            <w:rFonts w:ascii="Calibri" w:hAnsi="Calibri" w:cs="Calibri"/>
            <w:rPrChange w:id="382" w:author="MatheuS Santos" w:date="2026-10-24T23:34:00Z" w16du:dateUtc="2026-10-24T22:34:00Z">
              <w:rPr/>
            </w:rPrChange>
          </w:rPr>
          <w:fldChar w:fldCharType="separate"/>
        </w:r>
        <w:r w:rsidRPr="003E285F">
          <w:rPr>
            <w:rStyle w:val="Hyperlink"/>
            <w:rFonts w:ascii="Calibri" w:hAnsi="Calibri" w:cs="Calibri"/>
            <w:rPrChange w:id="383" w:author="MatheuS Santos" w:date="2026-10-24T23:34:00Z" w16du:dateUtc="2026-10-24T22:34:00Z">
              <w:rPr>
                <w:rStyle w:val="Hyperlink"/>
              </w:rPr>
            </w:rPrChange>
          </w:rPr>
          <w:t>https://www.geeksforgeeks.org/machine-learning/feature-selection-using-random-forest/</w:t>
        </w:r>
        <w:r w:rsidRPr="003E285F">
          <w:rPr>
            <w:rFonts w:ascii="Calibri" w:hAnsi="Calibri" w:cs="Calibri"/>
            <w:rPrChange w:id="384" w:author="MatheuS Santos" w:date="2026-10-24T23:34:00Z" w16du:dateUtc="2026-10-24T22:34:00Z">
              <w:rPr/>
            </w:rPrChange>
          </w:rPr>
          <w:fldChar w:fldCharType="end"/>
        </w:r>
        <w:r w:rsidRPr="003E285F">
          <w:rPr>
            <w:rFonts w:ascii="Calibri" w:hAnsi="Calibri" w:cs="Calibri"/>
            <w:rPrChange w:id="385" w:author="MatheuS Santos" w:date="2026-10-24T23:34:00Z" w16du:dateUtc="2026-10-24T22:34:00Z">
              <w:rPr/>
            </w:rPrChange>
          </w:rPr>
          <w:t xml:space="preserve"> (Accessed: 24 October 2026).</w:t>
        </w:r>
      </w:ins>
    </w:p>
    <w:p w14:paraId="0F293FB7" w14:textId="03119E54" w:rsidR="00DD59CD" w:rsidRPr="003E285F" w:rsidRDefault="00FB50D0" w:rsidP="003E285F">
      <w:pPr>
        <w:pStyle w:val="NormalWeb"/>
        <w:rPr>
          <w:ins w:id="386" w:author="MatheuS Santos" w:date="2026-10-24T23:05:00Z" w16du:dateUtc="2026-10-24T22:05:00Z"/>
          <w:rFonts w:ascii="Calibri" w:hAnsi="Calibri" w:cs="Calibri"/>
          <w:rPrChange w:id="387" w:author="MatheuS Santos" w:date="2026-10-24T23:34:00Z" w16du:dateUtc="2026-10-24T22:34:00Z">
            <w:rPr>
              <w:ins w:id="388" w:author="MatheuS Santos" w:date="2026-10-24T23:05:00Z" w16du:dateUtc="2026-10-24T22:05:00Z"/>
            </w:rPr>
          </w:rPrChange>
        </w:rPr>
      </w:pPr>
      <w:proofErr w:type="spellStart"/>
      <w:ins w:id="389" w:author="MatheuS Santos" w:date="2026-10-24T23:05:00Z" w16du:dateUtc="2026-10-24T22:05:00Z">
        <w:r w:rsidRPr="003E285F">
          <w:rPr>
            <w:rFonts w:ascii="Calibri" w:hAnsi="Calibri" w:cs="Calibri"/>
            <w:rPrChange w:id="390" w:author="MatheuS Santos" w:date="2026-10-24T23:34:00Z" w16du:dateUtc="2026-10-24T22:34:00Z">
              <w:rPr/>
            </w:rPrChange>
          </w:rPr>
          <w:t>GeeksforGeeks</w:t>
        </w:r>
        <w:proofErr w:type="spellEnd"/>
        <w:r w:rsidRPr="003E285F">
          <w:rPr>
            <w:rFonts w:ascii="Calibri" w:hAnsi="Calibri" w:cs="Calibri"/>
            <w:rPrChange w:id="391" w:author="MatheuS Santos" w:date="2026-10-24T23:34:00Z" w16du:dateUtc="2026-10-24T22:34:00Z">
              <w:rPr/>
            </w:rPrChange>
          </w:rPr>
          <w:t xml:space="preserve"> (2026) </w:t>
        </w:r>
        <w:r w:rsidRPr="003E285F">
          <w:rPr>
            <w:rStyle w:val="Emphasis"/>
            <w:rFonts w:ascii="Calibri" w:hAnsi="Calibri" w:cs="Calibri"/>
            <w:rPrChange w:id="392" w:author="MatheuS Santos" w:date="2026-10-24T23:34:00Z" w16du:dateUtc="2026-10-24T22:34:00Z">
              <w:rPr>
                <w:rStyle w:val="Emphasis"/>
              </w:rPr>
            </w:rPrChange>
          </w:rPr>
          <w:t>Understanding the Confusion Matrix in Machine Learning</w:t>
        </w:r>
        <w:r w:rsidRPr="003E285F">
          <w:rPr>
            <w:rFonts w:ascii="Calibri" w:hAnsi="Calibri" w:cs="Calibri"/>
            <w:rPrChange w:id="393" w:author="MatheuS Santos" w:date="2026-10-24T23:34:00Z" w16du:dateUtc="2026-10-24T22:34:00Z">
              <w:rPr/>
            </w:rPrChange>
          </w:rPr>
          <w:t xml:space="preserve">. Available at: </w:t>
        </w:r>
        <w:r w:rsidRPr="003E285F">
          <w:rPr>
            <w:rFonts w:ascii="Calibri" w:hAnsi="Calibri" w:cs="Calibri"/>
            <w:rPrChange w:id="394" w:author="MatheuS Santos" w:date="2026-10-24T23:34:00Z" w16du:dateUtc="2026-10-24T22:34:00Z">
              <w:rPr/>
            </w:rPrChange>
          </w:rPr>
          <w:fldChar w:fldCharType="begin"/>
        </w:r>
        <w:r w:rsidRPr="003E285F">
          <w:rPr>
            <w:rFonts w:ascii="Calibri" w:hAnsi="Calibri" w:cs="Calibri"/>
            <w:rPrChange w:id="395" w:author="MatheuS Santos" w:date="2026-10-24T23:34:00Z" w16du:dateUtc="2026-10-24T22:34:00Z">
              <w:rPr/>
            </w:rPrChange>
          </w:rPr>
          <w:instrText>HYPERLINK "https://www.geeksforgeeks.org/machine-learning/confusion-matrix-machine-learning/"</w:instrText>
        </w:r>
        <w:r w:rsidRPr="009E7FCE">
          <w:rPr>
            <w:rFonts w:ascii="Calibri" w:hAnsi="Calibri" w:cs="Calibri"/>
          </w:rPr>
        </w:r>
        <w:r w:rsidRPr="003E285F">
          <w:rPr>
            <w:rFonts w:ascii="Calibri" w:hAnsi="Calibri" w:cs="Calibri"/>
            <w:rPrChange w:id="396" w:author="MatheuS Santos" w:date="2026-10-24T23:34:00Z" w16du:dateUtc="2026-10-24T22:34:00Z">
              <w:rPr/>
            </w:rPrChange>
          </w:rPr>
          <w:fldChar w:fldCharType="separate"/>
        </w:r>
        <w:r w:rsidRPr="003E285F">
          <w:rPr>
            <w:rStyle w:val="Hyperlink"/>
            <w:rFonts w:ascii="Calibri" w:hAnsi="Calibri" w:cs="Calibri"/>
            <w:rPrChange w:id="397" w:author="MatheuS Santos" w:date="2026-10-24T23:34:00Z" w16du:dateUtc="2026-10-24T22:34:00Z">
              <w:rPr>
                <w:rStyle w:val="Hyperlink"/>
              </w:rPr>
            </w:rPrChange>
          </w:rPr>
          <w:t>https://www.geeksforgeeks.org/machine-learning/confusion-matrix-machine-learning/</w:t>
        </w:r>
        <w:r w:rsidRPr="003E285F">
          <w:rPr>
            <w:rFonts w:ascii="Calibri" w:hAnsi="Calibri" w:cs="Calibri"/>
            <w:rPrChange w:id="398" w:author="MatheuS Santos" w:date="2026-10-24T23:34:00Z" w16du:dateUtc="2026-10-24T22:34:00Z">
              <w:rPr/>
            </w:rPrChange>
          </w:rPr>
          <w:fldChar w:fldCharType="end"/>
        </w:r>
        <w:r w:rsidRPr="003E285F">
          <w:rPr>
            <w:rFonts w:ascii="Calibri" w:hAnsi="Calibri" w:cs="Calibri"/>
            <w:rPrChange w:id="399" w:author="MatheuS Santos" w:date="2026-10-24T23:34:00Z" w16du:dateUtc="2026-10-24T22:34:00Z">
              <w:rPr/>
            </w:rPrChange>
          </w:rPr>
          <w:t xml:space="preserve"> (Accessed: 24 October 2026).</w:t>
        </w:r>
      </w:ins>
    </w:p>
    <w:p w14:paraId="763DC1E3" w14:textId="77777777" w:rsidR="00FB50D0" w:rsidRPr="003E285F" w:rsidRDefault="00FB50D0" w:rsidP="003E285F">
      <w:pPr>
        <w:pStyle w:val="NormalWeb"/>
        <w:rPr>
          <w:ins w:id="400" w:author="MatheuS Santos" w:date="2026-10-24T23:05:00Z" w16du:dateUtc="2026-10-24T22:05:00Z"/>
          <w:rFonts w:ascii="Calibri" w:hAnsi="Calibri" w:cs="Calibri"/>
          <w:rPrChange w:id="401" w:author="MatheuS Santos" w:date="2026-10-24T23:34:00Z" w16du:dateUtc="2026-10-24T22:34:00Z">
            <w:rPr>
              <w:ins w:id="402" w:author="MatheuS Santos" w:date="2026-10-24T23:05:00Z" w16du:dateUtc="2026-10-24T22:05:00Z"/>
            </w:rPr>
          </w:rPrChange>
        </w:rPr>
      </w:pPr>
      <w:ins w:id="403" w:author="MatheuS Santos" w:date="2026-10-24T23:05:00Z" w16du:dateUtc="2026-10-24T22:05:00Z">
        <w:r w:rsidRPr="003E285F">
          <w:rPr>
            <w:rFonts w:ascii="Calibri" w:hAnsi="Calibri" w:cs="Calibri"/>
            <w:rPrChange w:id="404" w:author="MatheuS Santos" w:date="2026-10-24T23:34:00Z" w16du:dateUtc="2026-10-24T22:34:00Z">
              <w:rPr/>
            </w:rPrChange>
          </w:rPr>
          <w:t xml:space="preserve">JMP (n.d.) </w:t>
        </w:r>
        <w:r w:rsidRPr="003E285F">
          <w:rPr>
            <w:rStyle w:val="Emphasis"/>
            <w:rFonts w:ascii="Calibri" w:hAnsi="Calibri" w:cs="Calibri"/>
            <w:rPrChange w:id="405" w:author="MatheuS Santos" w:date="2026-10-24T23:34:00Z" w16du:dateUtc="2026-10-24T22:34:00Z">
              <w:rPr>
                <w:rStyle w:val="Emphasis"/>
              </w:rPr>
            </w:rPrChange>
          </w:rPr>
          <w:t>Interquartile Range (IQR)</w:t>
        </w:r>
        <w:r w:rsidRPr="003E285F">
          <w:rPr>
            <w:rFonts w:ascii="Calibri" w:hAnsi="Calibri" w:cs="Calibri"/>
            <w:rPrChange w:id="406" w:author="MatheuS Santos" w:date="2026-10-24T23:34:00Z" w16du:dateUtc="2026-10-24T22:34:00Z">
              <w:rPr/>
            </w:rPrChange>
          </w:rPr>
          <w:t xml:space="preserve">. JMP Statistical Discovery. Available at: </w:t>
        </w:r>
        <w:r w:rsidRPr="003E285F">
          <w:rPr>
            <w:rFonts w:ascii="Calibri" w:hAnsi="Calibri" w:cs="Calibri"/>
            <w:rPrChange w:id="407" w:author="MatheuS Santos" w:date="2026-10-24T23:34:00Z" w16du:dateUtc="2026-10-24T22:34:00Z">
              <w:rPr/>
            </w:rPrChange>
          </w:rPr>
          <w:fldChar w:fldCharType="begin"/>
        </w:r>
        <w:r w:rsidRPr="003E285F">
          <w:rPr>
            <w:rFonts w:ascii="Calibri" w:hAnsi="Calibri" w:cs="Calibri"/>
            <w:rPrChange w:id="408" w:author="MatheuS Santos" w:date="2026-10-24T23:34:00Z" w16du:dateUtc="2026-10-24T22:34:00Z">
              <w:rPr/>
            </w:rPrChange>
          </w:rPr>
          <w:instrText>HYPERLINK "https://www.jmp.com/en/statistics-knowledge-portal/exploratory-data-analysis/descriptive-statistics/interquartile-range"</w:instrText>
        </w:r>
        <w:r w:rsidRPr="009E7FCE">
          <w:rPr>
            <w:rFonts w:ascii="Calibri" w:hAnsi="Calibri" w:cs="Calibri"/>
          </w:rPr>
        </w:r>
        <w:r w:rsidRPr="003E285F">
          <w:rPr>
            <w:rFonts w:ascii="Calibri" w:hAnsi="Calibri" w:cs="Calibri"/>
            <w:rPrChange w:id="409" w:author="MatheuS Santos" w:date="2026-10-24T23:34:00Z" w16du:dateUtc="2026-10-24T22:34:00Z">
              <w:rPr/>
            </w:rPrChange>
          </w:rPr>
          <w:fldChar w:fldCharType="separate"/>
        </w:r>
        <w:r w:rsidRPr="003E285F">
          <w:rPr>
            <w:rStyle w:val="Hyperlink"/>
            <w:rFonts w:ascii="Calibri" w:hAnsi="Calibri" w:cs="Calibri"/>
            <w:rPrChange w:id="410" w:author="MatheuS Santos" w:date="2026-10-24T23:34:00Z" w16du:dateUtc="2026-10-24T22:34:00Z">
              <w:rPr>
                <w:rStyle w:val="Hyperlink"/>
              </w:rPr>
            </w:rPrChange>
          </w:rPr>
          <w:t>https://www.jmp.com/en/statistics-knowledge-portal/exploratory-data-analysis/descriptive-statistics/interquartile-range</w:t>
        </w:r>
        <w:r w:rsidRPr="003E285F">
          <w:rPr>
            <w:rFonts w:ascii="Calibri" w:hAnsi="Calibri" w:cs="Calibri"/>
            <w:rPrChange w:id="411" w:author="MatheuS Santos" w:date="2026-10-24T23:34:00Z" w16du:dateUtc="2026-10-24T22:34:00Z">
              <w:rPr/>
            </w:rPrChange>
          </w:rPr>
          <w:fldChar w:fldCharType="end"/>
        </w:r>
        <w:r w:rsidRPr="003E285F">
          <w:rPr>
            <w:rFonts w:ascii="Calibri" w:hAnsi="Calibri" w:cs="Calibri"/>
            <w:rPrChange w:id="412" w:author="MatheuS Santos" w:date="2026-10-24T23:34:00Z" w16du:dateUtc="2026-10-24T22:34:00Z">
              <w:rPr/>
            </w:rPrChange>
          </w:rPr>
          <w:t xml:space="preserve"> (Accessed: 24 October 2026).</w:t>
        </w:r>
      </w:ins>
    </w:p>
    <w:p w14:paraId="3A44111C" w14:textId="77777777" w:rsidR="00FB50D0" w:rsidRPr="003E285F" w:rsidRDefault="00FB50D0" w:rsidP="003E285F">
      <w:pPr>
        <w:pStyle w:val="NormalWeb"/>
        <w:rPr>
          <w:ins w:id="413" w:author="MatheuS Santos" w:date="2026-10-24T23:09:00Z" w16du:dateUtc="2026-10-24T22:09:00Z"/>
          <w:rFonts w:ascii="Calibri" w:hAnsi="Calibri" w:cs="Calibri"/>
          <w:rPrChange w:id="414" w:author="MatheuS Santos" w:date="2026-10-24T23:34:00Z" w16du:dateUtc="2026-10-24T22:34:00Z">
            <w:rPr>
              <w:ins w:id="415" w:author="MatheuS Santos" w:date="2026-10-24T23:09:00Z" w16du:dateUtc="2026-10-24T22:09:00Z"/>
            </w:rPr>
          </w:rPrChange>
        </w:rPr>
      </w:pPr>
      <w:ins w:id="416" w:author="MatheuS Santos" w:date="2026-10-24T23:05:00Z" w16du:dateUtc="2026-10-24T22:05:00Z">
        <w:r w:rsidRPr="003E285F">
          <w:rPr>
            <w:rFonts w:ascii="Calibri" w:hAnsi="Calibri" w:cs="Calibri"/>
            <w:rPrChange w:id="417" w:author="MatheuS Santos" w:date="2026-10-24T23:34:00Z" w16du:dateUtc="2026-10-24T22:34:00Z">
              <w:rPr/>
            </w:rPrChange>
          </w:rPr>
          <w:t xml:space="preserve">Kashyap, P. (2024) </w:t>
        </w:r>
        <w:r w:rsidRPr="003E285F">
          <w:rPr>
            <w:rStyle w:val="Emphasis"/>
            <w:rFonts w:ascii="Calibri" w:hAnsi="Calibri" w:cs="Calibri"/>
            <w:rPrChange w:id="418" w:author="MatheuS Santos" w:date="2026-10-24T23:34:00Z" w16du:dateUtc="2026-10-24T22:34:00Z">
              <w:rPr>
                <w:rStyle w:val="Emphasis"/>
              </w:rPr>
            </w:rPrChange>
          </w:rPr>
          <w:t>Understanding Precision, Recall, and F1 Score Metrics</w:t>
        </w:r>
        <w:r w:rsidRPr="003E285F">
          <w:rPr>
            <w:rFonts w:ascii="Calibri" w:hAnsi="Calibri" w:cs="Calibri"/>
            <w:rPrChange w:id="419" w:author="MatheuS Santos" w:date="2026-10-24T23:34:00Z" w16du:dateUtc="2026-10-24T22:34:00Z">
              <w:rPr/>
            </w:rPrChange>
          </w:rPr>
          <w:t xml:space="preserve">. Medium. Available at: </w:t>
        </w:r>
        <w:r w:rsidRPr="003E285F">
          <w:rPr>
            <w:rFonts w:ascii="Calibri" w:hAnsi="Calibri" w:cs="Calibri"/>
            <w:rPrChange w:id="420" w:author="MatheuS Santos" w:date="2026-10-24T23:34:00Z" w16du:dateUtc="2026-10-24T22:34:00Z">
              <w:rPr/>
            </w:rPrChange>
          </w:rPr>
          <w:fldChar w:fldCharType="begin"/>
        </w:r>
        <w:r w:rsidRPr="003E285F">
          <w:rPr>
            <w:rFonts w:ascii="Calibri" w:hAnsi="Calibri" w:cs="Calibri"/>
            <w:rPrChange w:id="421" w:author="MatheuS Santos" w:date="2026-10-24T23:34:00Z" w16du:dateUtc="2026-10-24T22:34:00Z">
              <w:rPr/>
            </w:rPrChange>
          </w:rPr>
          <w:instrText>HYPERLINK "https://medium.com/@piyushkashyap045/understanding-precision-recall-and-f1-score-metrics-ea219b908093"</w:instrText>
        </w:r>
        <w:r w:rsidRPr="009E7FCE">
          <w:rPr>
            <w:rFonts w:ascii="Calibri" w:hAnsi="Calibri" w:cs="Calibri"/>
          </w:rPr>
        </w:r>
        <w:r w:rsidRPr="003E285F">
          <w:rPr>
            <w:rFonts w:ascii="Calibri" w:hAnsi="Calibri" w:cs="Calibri"/>
            <w:rPrChange w:id="422" w:author="MatheuS Santos" w:date="2026-10-24T23:34:00Z" w16du:dateUtc="2026-10-24T22:34:00Z">
              <w:rPr/>
            </w:rPrChange>
          </w:rPr>
          <w:fldChar w:fldCharType="separate"/>
        </w:r>
        <w:r w:rsidRPr="003E285F">
          <w:rPr>
            <w:rStyle w:val="Hyperlink"/>
            <w:rFonts w:ascii="Calibri" w:hAnsi="Calibri" w:cs="Calibri"/>
            <w:rPrChange w:id="423" w:author="MatheuS Santos" w:date="2026-10-24T23:34:00Z" w16du:dateUtc="2026-10-24T22:34:00Z">
              <w:rPr>
                <w:rStyle w:val="Hyperlink"/>
              </w:rPr>
            </w:rPrChange>
          </w:rPr>
          <w:t>https://medium.com/@piyushkashyap045/understanding-precision-recall-and-f1-score-metrics-ea219b908093</w:t>
        </w:r>
        <w:r w:rsidRPr="003E285F">
          <w:rPr>
            <w:rFonts w:ascii="Calibri" w:hAnsi="Calibri" w:cs="Calibri"/>
            <w:rPrChange w:id="424" w:author="MatheuS Santos" w:date="2026-10-24T23:34:00Z" w16du:dateUtc="2026-10-24T22:34:00Z">
              <w:rPr/>
            </w:rPrChange>
          </w:rPr>
          <w:fldChar w:fldCharType="end"/>
        </w:r>
        <w:r w:rsidRPr="003E285F">
          <w:rPr>
            <w:rFonts w:ascii="Calibri" w:hAnsi="Calibri" w:cs="Calibri"/>
            <w:rPrChange w:id="425" w:author="MatheuS Santos" w:date="2026-10-24T23:34:00Z" w16du:dateUtc="2026-10-24T22:34:00Z">
              <w:rPr/>
            </w:rPrChange>
          </w:rPr>
          <w:t xml:space="preserve"> (Accessed: 24 October 2026).</w:t>
        </w:r>
      </w:ins>
    </w:p>
    <w:p w14:paraId="79CA4C97" w14:textId="03F295FF" w:rsidR="00DD59CD" w:rsidRPr="003E285F" w:rsidRDefault="00DD59CD" w:rsidP="003E285F">
      <w:pPr>
        <w:pStyle w:val="NormalWeb"/>
        <w:rPr>
          <w:ins w:id="426" w:author="MatheuS Santos" w:date="2026-10-24T23:07:00Z" w16du:dateUtc="2026-10-24T22:07:00Z"/>
          <w:rFonts w:ascii="Calibri" w:hAnsi="Calibri" w:cs="Calibri"/>
          <w:rPrChange w:id="427" w:author="MatheuS Santos" w:date="2026-10-24T23:34:00Z" w16du:dateUtc="2026-10-24T22:34:00Z">
            <w:rPr>
              <w:ins w:id="428" w:author="MatheuS Santos" w:date="2026-10-24T23:07:00Z" w16du:dateUtc="2026-10-24T22:07:00Z"/>
            </w:rPr>
          </w:rPrChange>
        </w:rPr>
      </w:pPr>
      <w:ins w:id="429" w:author="MatheuS Santos" w:date="2026-10-24T23:10:00Z" w16du:dateUtc="2026-10-24T22:10:00Z">
        <w:r w:rsidRPr="003E285F">
          <w:rPr>
            <w:rFonts w:ascii="Calibri" w:hAnsi="Calibri" w:cs="Calibri"/>
            <w:rPrChange w:id="430" w:author="MatheuS Santos" w:date="2026-10-24T23:34:00Z" w16du:dateUtc="2026-10-24T22:34:00Z">
              <w:rPr/>
            </w:rPrChange>
          </w:rPr>
          <w:t>Matheus Dos Santos Silva’s</w:t>
        </w:r>
      </w:ins>
      <w:ins w:id="431" w:author="MatheuS Santos" w:date="2026-10-24T23:09:00Z" w16du:dateUtc="2026-10-24T22:09:00Z">
        <w:r w:rsidRPr="003E285F">
          <w:rPr>
            <w:rFonts w:ascii="Calibri" w:hAnsi="Calibri" w:cs="Calibri"/>
            <w:rPrChange w:id="432" w:author="MatheuS Santos" w:date="2026-10-24T23:34:00Z" w16du:dateUtc="2026-10-24T22:34:00Z">
              <w:rPr/>
            </w:rPrChange>
          </w:rPr>
          <w:t xml:space="preserve"> </w:t>
        </w:r>
        <w:proofErr w:type="spellStart"/>
        <w:r w:rsidRPr="003E285F">
          <w:rPr>
            <w:rFonts w:ascii="Calibri" w:hAnsi="Calibri" w:cs="Calibri"/>
            <w:rPrChange w:id="433" w:author="MatheuS Santos" w:date="2026-10-24T23:34:00Z" w16du:dateUtc="2026-10-24T22:34:00Z">
              <w:rPr/>
            </w:rPrChange>
          </w:rPr>
          <w:t>Github</w:t>
        </w:r>
        <w:proofErr w:type="spellEnd"/>
        <w:r w:rsidRPr="003E285F">
          <w:rPr>
            <w:rFonts w:ascii="Calibri" w:hAnsi="Calibri" w:cs="Calibri"/>
            <w:rPrChange w:id="434" w:author="MatheuS Santos" w:date="2026-10-24T23:34:00Z" w16du:dateUtc="2026-10-24T22:34:00Z">
              <w:rPr/>
            </w:rPrChange>
          </w:rPr>
          <w:t xml:space="preserve"> </w:t>
        </w:r>
        <w:proofErr w:type="spellStart"/>
        <w:r w:rsidRPr="003E285F">
          <w:rPr>
            <w:rFonts w:ascii="Calibri" w:hAnsi="Calibri" w:cs="Calibri"/>
            <w:rPrChange w:id="435" w:author="MatheuS Santos" w:date="2026-10-24T23:34:00Z" w16du:dateUtc="2026-10-24T22:34:00Z">
              <w:rPr/>
            </w:rPrChange>
          </w:rPr>
          <w:t>Ju</w:t>
        </w:r>
      </w:ins>
      <w:ins w:id="436" w:author="MatheuS Santos" w:date="2026-10-24T23:10:00Z" w16du:dateUtc="2026-10-24T22:10:00Z">
        <w:r w:rsidRPr="003E285F">
          <w:rPr>
            <w:rFonts w:ascii="Calibri" w:hAnsi="Calibri" w:cs="Calibri"/>
            <w:rPrChange w:id="437" w:author="MatheuS Santos" w:date="2026-10-24T23:34:00Z" w16du:dateUtc="2026-10-24T22:34:00Z">
              <w:rPr/>
            </w:rPrChange>
          </w:rPr>
          <w:t>piterLab</w:t>
        </w:r>
        <w:proofErr w:type="spellEnd"/>
        <w:r w:rsidRPr="003E285F">
          <w:rPr>
            <w:rFonts w:ascii="Calibri" w:hAnsi="Calibri" w:cs="Calibri"/>
            <w:rPrChange w:id="438" w:author="MatheuS Santos" w:date="2026-10-24T23:34:00Z" w16du:dateUtc="2026-10-24T22:34:00Z">
              <w:rPr/>
            </w:rPrChange>
          </w:rPr>
          <w:t>,</w:t>
        </w:r>
      </w:ins>
      <w:ins w:id="439" w:author="MatheuS Santos" w:date="2026-10-24T23:13:00Z" w16du:dateUtc="2026-10-24T22:13:00Z">
        <w:r w:rsidRPr="003E285F">
          <w:rPr>
            <w:rFonts w:ascii="Calibri" w:hAnsi="Calibri" w:cs="Calibri"/>
            <w:rPrChange w:id="440" w:author="MatheuS Santos" w:date="2026-10-24T23:34:00Z" w16du:dateUtc="2026-10-24T22:34:00Z">
              <w:rPr/>
            </w:rPrChange>
          </w:rPr>
          <w:t xml:space="preserve"> (2026)</w:t>
        </w:r>
      </w:ins>
      <w:ins w:id="441" w:author="MatheuS Santos" w:date="2026-10-24T23:10:00Z" w16du:dateUtc="2026-10-24T22:10:00Z">
        <w:r w:rsidRPr="003E285F">
          <w:rPr>
            <w:rFonts w:ascii="Calibri" w:hAnsi="Calibri" w:cs="Calibri"/>
            <w:rPrChange w:id="442" w:author="MatheuS Santos" w:date="2026-10-24T23:34:00Z" w16du:dateUtc="2026-10-24T22:34:00Z">
              <w:rPr/>
            </w:rPrChange>
          </w:rPr>
          <w:t xml:space="preserve"> Available at: </w:t>
        </w:r>
        <w:r w:rsidRPr="003E285F">
          <w:rPr>
            <w:rFonts w:ascii="Calibri" w:hAnsi="Calibri" w:cs="Calibri"/>
            <w:rPrChange w:id="443" w:author="MatheuS Santos" w:date="2026-10-24T23:34:00Z" w16du:dateUtc="2026-10-24T22:34:00Z">
              <w:rPr/>
            </w:rPrChange>
          </w:rPr>
          <w:fldChar w:fldCharType="begin"/>
        </w:r>
        <w:r w:rsidRPr="003E285F">
          <w:rPr>
            <w:rFonts w:ascii="Calibri" w:hAnsi="Calibri" w:cs="Calibri"/>
            <w:rPrChange w:id="444" w:author="MatheuS Santos" w:date="2026-10-24T23:34:00Z" w16du:dateUtc="2026-10-24T22:34:00Z">
              <w:rPr/>
            </w:rPrChange>
          </w:rPr>
          <w:instrText>HYPERLINK "https://github.com/CCT-Dublin/CCT_ST_CA_01_20S/blob/main/notebooks/CCT_ST_CA_01_20S.ipynb"</w:instrText>
        </w:r>
        <w:r w:rsidRPr="009E7FCE">
          <w:rPr>
            <w:rFonts w:ascii="Calibri" w:hAnsi="Calibri" w:cs="Calibri"/>
          </w:rPr>
        </w:r>
        <w:r w:rsidRPr="003E285F">
          <w:rPr>
            <w:rFonts w:ascii="Calibri" w:hAnsi="Calibri" w:cs="Calibri"/>
            <w:rPrChange w:id="445" w:author="MatheuS Santos" w:date="2026-10-24T23:34:00Z" w16du:dateUtc="2026-10-24T22:34:00Z">
              <w:rPr/>
            </w:rPrChange>
          </w:rPr>
          <w:fldChar w:fldCharType="separate"/>
        </w:r>
        <w:r w:rsidRPr="003E285F">
          <w:rPr>
            <w:rStyle w:val="Hyperlink"/>
            <w:rFonts w:ascii="Calibri" w:hAnsi="Calibri" w:cs="Calibri"/>
            <w:rPrChange w:id="446" w:author="MatheuS Santos" w:date="2026-10-24T23:34:00Z" w16du:dateUtc="2026-10-24T22:34:00Z">
              <w:rPr>
                <w:rStyle w:val="Hyperlink"/>
              </w:rPr>
            </w:rPrChange>
          </w:rPr>
          <w:t>https://github.com/CCT-Dublin/CCT_ST_CA_01_20S/blob/main/notebooks/CCT_ST_CA_01_20S.ipynb</w:t>
        </w:r>
        <w:r w:rsidRPr="003E285F">
          <w:rPr>
            <w:rFonts w:ascii="Calibri" w:hAnsi="Calibri" w:cs="Calibri"/>
            <w:rPrChange w:id="447" w:author="MatheuS Santos" w:date="2026-10-24T23:34:00Z" w16du:dateUtc="2026-10-24T22:34:00Z">
              <w:rPr/>
            </w:rPrChange>
          </w:rPr>
          <w:fldChar w:fldCharType="end"/>
        </w:r>
        <w:r w:rsidRPr="003E285F">
          <w:rPr>
            <w:rFonts w:ascii="Calibri" w:hAnsi="Calibri" w:cs="Calibri"/>
            <w:rPrChange w:id="448" w:author="MatheuS Santos" w:date="2026-10-24T23:34:00Z" w16du:dateUtc="2026-10-24T22:34:00Z">
              <w:rPr/>
            </w:rPrChange>
          </w:rPr>
          <w:t xml:space="preserve"> (Accessed: 24 October 2026).</w:t>
        </w:r>
      </w:ins>
    </w:p>
    <w:p w14:paraId="4D806C19" w14:textId="6EB0A9FB" w:rsidR="00DD59CD" w:rsidRPr="003E285F" w:rsidRDefault="00DD59CD" w:rsidP="003E285F">
      <w:pPr>
        <w:pStyle w:val="NormalWeb"/>
        <w:rPr>
          <w:ins w:id="449" w:author="MatheuS Santos" w:date="2026-10-24T23:05:00Z" w16du:dateUtc="2026-10-24T22:05:00Z"/>
          <w:rFonts w:ascii="Calibri" w:hAnsi="Calibri" w:cs="Calibri"/>
          <w:rPrChange w:id="450" w:author="MatheuS Santos" w:date="2026-10-24T23:34:00Z" w16du:dateUtc="2026-10-24T22:34:00Z">
            <w:rPr>
              <w:ins w:id="451" w:author="MatheuS Santos" w:date="2026-10-24T23:05:00Z" w16du:dateUtc="2026-10-24T22:05:00Z"/>
            </w:rPr>
          </w:rPrChange>
        </w:rPr>
      </w:pPr>
      <w:ins w:id="452" w:author="MatheuS Santos" w:date="2026-10-24T23:07:00Z" w16du:dateUtc="2026-10-24T22:07:00Z">
        <w:r w:rsidRPr="003E285F">
          <w:rPr>
            <w:rFonts w:ascii="Calibri" w:hAnsi="Calibri" w:cs="Calibri"/>
            <w:rPrChange w:id="453" w:author="MatheuS Santos" w:date="2026-10-24T23:34:00Z" w16du:dateUtc="2026-10-24T22:34:00Z">
              <w:rPr/>
            </w:rPrChange>
          </w:rPr>
          <w:t>Patel, D., Saxena, A. and Wang, J. (</w:t>
        </w:r>
      </w:ins>
      <w:ins w:id="454" w:author="MatheuS Santos" w:date="2026-10-24T23:12:00Z" w16du:dateUtc="2026-10-24T22:12:00Z">
        <w:r w:rsidRPr="003E285F">
          <w:rPr>
            <w:rFonts w:ascii="Calibri" w:hAnsi="Calibri" w:cs="Calibri"/>
            <w:rPrChange w:id="455" w:author="MatheuS Santos" w:date="2026-10-24T23:34:00Z" w16du:dateUtc="2026-10-24T22:34:00Z">
              <w:rPr/>
            </w:rPrChange>
          </w:rPr>
          <w:t xml:space="preserve"> 2025</w:t>
        </w:r>
      </w:ins>
      <w:ins w:id="456" w:author="MatheuS Santos" w:date="2026-10-24T23:07:00Z" w16du:dateUtc="2026-10-24T22:07:00Z">
        <w:r w:rsidRPr="003E285F">
          <w:rPr>
            <w:rFonts w:ascii="Calibri" w:hAnsi="Calibri" w:cs="Calibri"/>
            <w:rPrChange w:id="457" w:author="MatheuS Santos" w:date="2026-10-24T23:34:00Z" w16du:dateUtc="2026-10-24T22:34:00Z">
              <w:rPr/>
            </w:rPrChange>
          </w:rPr>
          <w:t xml:space="preserve">) ‘A Machine Learning-Based Wrapper Method for Feature Selection’. </w:t>
        </w:r>
        <w:r w:rsidRPr="003E285F">
          <w:rPr>
            <w:rStyle w:val="Emphasis"/>
            <w:rFonts w:ascii="Calibri" w:hAnsi="Calibri" w:cs="Calibri"/>
            <w:rPrChange w:id="458" w:author="MatheuS Santos" w:date="2026-10-24T23:34:00Z" w16du:dateUtc="2026-10-24T22:34:00Z">
              <w:rPr>
                <w:rStyle w:val="Emphasis"/>
              </w:rPr>
            </w:rPrChange>
          </w:rPr>
          <w:t>ScienceDirect</w:t>
        </w:r>
        <w:r w:rsidRPr="003E285F">
          <w:rPr>
            <w:rFonts w:ascii="Calibri" w:hAnsi="Calibri" w:cs="Calibri"/>
            <w:rPrChange w:id="459" w:author="MatheuS Santos" w:date="2026-10-24T23:34:00Z" w16du:dateUtc="2026-10-24T22:34:00Z">
              <w:rPr/>
            </w:rPrChange>
          </w:rPr>
          <w:t xml:space="preserve">. Available at: </w:t>
        </w:r>
        <w:r w:rsidRPr="003E285F">
          <w:rPr>
            <w:rFonts w:ascii="Calibri" w:hAnsi="Calibri" w:cs="Calibri"/>
            <w:rPrChange w:id="460" w:author="MatheuS Santos" w:date="2026-10-24T23:34:00Z" w16du:dateUtc="2026-10-24T22:34:00Z">
              <w:rPr/>
            </w:rPrChange>
          </w:rPr>
          <w:fldChar w:fldCharType="begin"/>
        </w:r>
        <w:r w:rsidRPr="003E285F">
          <w:rPr>
            <w:rFonts w:ascii="Calibri" w:hAnsi="Calibri" w:cs="Calibri"/>
            <w:rPrChange w:id="461" w:author="MatheuS Santos" w:date="2026-10-24T23:34:00Z" w16du:dateUtc="2026-10-24T22:34:00Z">
              <w:rPr/>
            </w:rPrChange>
          </w:rPr>
          <w:instrText>HYPERLINK "https://www.sciencedirect.com/org/science/article/pii/S1548392424000107"</w:instrText>
        </w:r>
        <w:r w:rsidRPr="009E7FCE">
          <w:rPr>
            <w:rFonts w:ascii="Calibri" w:hAnsi="Calibri" w:cs="Calibri"/>
          </w:rPr>
        </w:r>
        <w:r w:rsidRPr="003E285F">
          <w:rPr>
            <w:rFonts w:ascii="Calibri" w:hAnsi="Calibri" w:cs="Calibri"/>
            <w:rPrChange w:id="462" w:author="MatheuS Santos" w:date="2026-10-24T23:34:00Z" w16du:dateUtc="2026-10-24T22:34:00Z">
              <w:rPr/>
            </w:rPrChange>
          </w:rPr>
          <w:fldChar w:fldCharType="separate"/>
        </w:r>
        <w:r w:rsidRPr="003E285F">
          <w:rPr>
            <w:rStyle w:val="Hyperlink"/>
            <w:rFonts w:ascii="Calibri" w:hAnsi="Calibri" w:cs="Calibri"/>
            <w:rPrChange w:id="463" w:author="MatheuS Santos" w:date="2026-10-24T23:34:00Z" w16du:dateUtc="2026-10-24T22:34:00Z">
              <w:rPr>
                <w:rStyle w:val="Hyperlink"/>
              </w:rPr>
            </w:rPrChange>
          </w:rPr>
          <w:t>https://www.sciencedirect.com/org/science/article/pii/S1548392424000107</w:t>
        </w:r>
        <w:r w:rsidRPr="003E285F">
          <w:rPr>
            <w:rFonts w:ascii="Calibri" w:hAnsi="Calibri" w:cs="Calibri"/>
            <w:rPrChange w:id="464" w:author="MatheuS Santos" w:date="2026-10-24T23:34:00Z" w16du:dateUtc="2026-10-24T22:34:00Z">
              <w:rPr/>
            </w:rPrChange>
          </w:rPr>
          <w:fldChar w:fldCharType="end"/>
        </w:r>
        <w:r w:rsidRPr="003E285F">
          <w:rPr>
            <w:rFonts w:ascii="Calibri" w:hAnsi="Calibri" w:cs="Calibri"/>
            <w:rPrChange w:id="465" w:author="MatheuS Santos" w:date="2026-10-24T23:34:00Z" w16du:dateUtc="2026-10-24T22:34:00Z">
              <w:rPr/>
            </w:rPrChange>
          </w:rPr>
          <w:t xml:space="preserve"> (Accessed: 24 October 2026).</w:t>
        </w:r>
      </w:ins>
    </w:p>
    <w:p w14:paraId="60512B5F" w14:textId="77777777" w:rsidR="00FB50D0" w:rsidRPr="003E285F" w:rsidRDefault="00FB50D0" w:rsidP="003E285F">
      <w:pPr>
        <w:pStyle w:val="NormalWeb"/>
        <w:rPr>
          <w:ins w:id="466" w:author="MatheuS Santos" w:date="2026-10-24T23:05:00Z" w16du:dateUtc="2026-10-24T22:05:00Z"/>
          <w:rFonts w:ascii="Calibri" w:hAnsi="Calibri" w:cs="Calibri"/>
          <w:rPrChange w:id="467" w:author="MatheuS Santos" w:date="2026-10-24T23:34:00Z" w16du:dateUtc="2026-10-24T22:34:00Z">
            <w:rPr>
              <w:ins w:id="468" w:author="MatheuS Santos" w:date="2026-10-24T23:05:00Z" w16du:dateUtc="2026-10-24T22:05:00Z"/>
            </w:rPr>
          </w:rPrChange>
        </w:rPr>
      </w:pPr>
      <w:ins w:id="469" w:author="MatheuS Santos" w:date="2026-10-24T23:05:00Z" w16du:dateUtc="2026-10-24T22:05:00Z">
        <w:r w:rsidRPr="003E285F">
          <w:rPr>
            <w:rFonts w:ascii="Calibri" w:hAnsi="Calibri" w:cs="Calibri"/>
            <w:rPrChange w:id="470" w:author="MatheuS Santos" w:date="2026-10-24T23:34:00Z" w16du:dateUtc="2026-10-24T22:34:00Z">
              <w:rPr/>
            </w:rPrChange>
          </w:rPr>
          <w:t xml:space="preserve">Punyakeerthi BL (2024) </w:t>
        </w:r>
        <w:r w:rsidRPr="003E285F">
          <w:rPr>
            <w:rStyle w:val="Emphasis"/>
            <w:rFonts w:ascii="Calibri" w:hAnsi="Calibri" w:cs="Calibri"/>
            <w:rPrChange w:id="471" w:author="MatheuS Santos" w:date="2026-10-24T23:34:00Z" w16du:dateUtc="2026-10-24T22:34:00Z">
              <w:rPr>
                <w:rStyle w:val="Emphasis"/>
              </w:rPr>
            </w:rPrChange>
          </w:rPr>
          <w:t>Understanding Feature Scaling in Machine Learning</w:t>
        </w:r>
        <w:r w:rsidRPr="003E285F">
          <w:rPr>
            <w:rFonts w:ascii="Calibri" w:hAnsi="Calibri" w:cs="Calibri"/>
            <w:rPrChange w:id="472" w:author="MatheuS Santos" w:date="2026-10-24T23:34:00Z" w16du:dateUtc="2026-10-24T22:34:00Z">
              <w:rPr/>
            </w:rPrChange>
          </w:rPr>
          <w:t xml:space="preserve">. Medium. Available at: </w:t>
        </w:r>
        <w:r w:rsidRPr="003E285F">
          <w:rPr>
            <w:rFonts w:ascii="Calibri" w:hAnsi="Calibri" w:cs="Calibri"/>
            <w:rPrChange w:id="473" w:author="MatheuS Santos" w:date="2026-10-24T23:34:00Z" w16du:dateUtc="2026-10-24T22:34:00Z">
              <w:rPr/>
            </w:rPrChange>
          </w:rPr>
          <w:fldChar w:fldCharType="begin"/>
        </w:r>
        <w:r w:rsidRPr="003E285F">
          <w:rPr>
            <w:rFonts w:ascii="Calibri" w:hAnsi="Calibri" w:cs="Calibri"/>
            <w:rPrChange w:id="474" w:author="MatheuS Santos" w:date="2026-10-24T23:34:00Z" w16du:dateUtc="2026-10-24T22:34:00Z">
              <w:rPr/>
            </w:rPrChange>
          </w:rPr>
          <w:instrText>HYPERLINK "https://medium.com/@punya8147_26846/understanding-feature-scaling-in-machine-learning-fe2ea8933b66"</w:instrText>
        </w:r>
        <w:r w:rsidRPr="009E7FCE">
          <w:rPr>
            <w:rFonts w:ascii="Calibri" w:hAnsi="Calibri" w:cs="Calibri"/>
          </w:rPr>
        </w:r>
        <w:r w:rsidRPr="003E285F">
          <w:rPr>
            <w:rFonts w:ascii="Calibri" w:hAnsi="Calibri" w:cs="Calibri"/>
            <w:rPrChange w:id="475" w:author="MatheuS Santos" w:date="2026-10-24T23:34:00Z" w16du:dateUtc="2026-10-24T22:34:00Z">
              <w:rPr/>
            </w:rPrChange>
          </w:rPr>
          <w:fldChar w:fldCharType="separate"/>
        </w:r>
        <w:r w:rsidRPr="003E285F">
          <w:rPr>
            <w:rStyle w:val="Hyperlink"/>
            <w:rFonts w:ascii="Calibri" w:hAnsi="Calibri" w:cs="Calibri"/>
            <w:rPrChange w:id="476" w:author="MatheuS Santos" w:date="2026-10-24T23:34:00Z" w16du:dateUtc="2026-10-24T22:34:00Z">
              <w:rPr>
                <w:rStyle w:val="Hyperlink"/>
              </w:rPr>
            </w:rPrChange>
          </w:rPr>
          <w:t>https://medium.com/@punya8147_26846/understanding-feature-scaling-in-machine-learning-fe2ea8933b66</w:t>
        </w:r>
        <w:r w:rsidRPr="003E285F">
          <w:rPr>
            <w:rFonts w:ascii="Calibri" w:hAnsi="Calibri" w:cs="Calibri"/>
            <w:rPrChange w:id="477" w:author="MatheuS Santos" w:date="2026-10-24T23:34:00Z" w16du:dateUtc="2026-10-24T22:34:00Z">
              <w:rPr/>
            </w:rPrChange>
          </w:rPr>
          <w:fldChar w:fldCharType="end"/>
        </w:r>
        <w:r w:rsidRPr="003E285F">
          <w:rPr>
            <w:rFonts w:ascii="Calibri" w:hAnsi="Calibri" w:cs="Calibri"/>
            <w:rPrChange w:id="478" w:author="MatheuS Santos" w:date="2026-10-24T23:34:00Z" w16du:dateUtc="2026-10-24T22:34:00Z">
              <w:rPr/>
            </w:rPrChange>
          </w:rPr>
          <w:t xml:space="preserve"> (Accessed: 24 October 2026).</w:t>
        </w:r>
      </w:ins>
    </w:p>
    <w:p w14:paraId="56A684C1" w14:textId="77777777" w:rsidR="00FB50D0" w:rsidRPr="00FB50D0" w:rsidRDefault="00FB50D0">
      <w:pPr>
        <w:rPr>
          <w:ins w:id="479" w:author="MatheuS Santos" w:date="2026-10-24T23:05:00Z" w16du:dateUtc="2026-10-24T22:05:00Z"/>
        </w:rPr>
        <w:pPrChange w:id="480" w:author="MatheuS Santos" w:date="2026-10-24T23:05:00Z" w16du:dateUtc="2026-10-24T22:05:00Z">
          <w:pPr>
            <w:pStyle w:val="Heading1"/>
          </w:pPr>
        </w:pPrChange>
      </w:pPr>
    </w:p>
    <w:p w14:paraId="20455F29" w14:textId="77777777" w:rsidR="003A070D" w:rsidRDefault="003A070D">
      <w:pPr>
        <w:rPr>
          <w:ins w:id="481" w:author="MatheuS Santos" w:date="2026-10-25T12:06:00Z" w16du:dateUtc="2026-10-25T12:06:00Z"/>
          <w:rFonts w:ascii="Calibri" w:eastAsiaTheme="majorEastAsia" w:hAnsi="Calibri" w:cs="Calibri"/>
          <w:color w:val="0F4761" w:themeColor="accent1" w:themeShade="BF"/>
          <w:sz w:val="32"/>
          <w:szCs w:val="32"/>
        </w:rPr>
      </w:pPr>
      <w:ins w:id="482" w:author="MatheuS Santos" w:date="2026-10-25T12:06:00Z" w16du:dateUtc="2026-10-25T12:06:00Z">
        <w:r>
          <w:br w:type="page"/>
        </w:r>
      </w:ins>
    </w:p>
    <w:p w14:paraId="021C2893" w14:textId="6F91559F" w:rsidR="003A070D" w:rsidRDefault="00F724A3">
      <w:pPr>
        <w:pStyle w:val="Heading1"/>
        <w:rPr>
          <w:ins w:id="483" w:author="MatheuS Santos" w:date="2026-10-25T12:06:00Z" w16du:dateUtc="2026-10-25T12:06:00Z"/>
        </w:rPr>
        <w:pPrChange w:id="484" w:author="MatheuS Santos" w:date="2026-10-25T12:07:00Z" w16du:dateUtc="2026-10-25T12:07:00Z">
          <w:pPr/>
        </w:pPrChange>
      </w:pPr>
      <w:bookmarkStart w:id="485" w:name="_Toc243834169"/>
      <w:r w:rsidRPr="00091809">
        <w:lastRenderedPageBreak/>
        <w:t>13. Appendix</w:t>
      </w:r>
      <w:bookmarkEnd w:id="485"/>
    </w:p>
    <w:tbl>
      <w:tblPr>
        <w:tblStyle w:val="TableGrid"/>
        <w:tblW w:w="0" w:type="auto"/>
        <w:tblLook w:val="04A0" w:firstRow="1" w:lastRow="0" w:firstColumn="1" w:lastColumn="0" w:noHBand="0" w:noVBand="1"/>
        <w:tblPrChange w:id="486" w:author="MatheuS Santos" w:date="2026-10-25T12:16:00Z" w16du:dateUtc="2026-10-25T12:16:00Z">
          <w:tblPr>
            <w:tblStyle w:val="TableGrid"/>
            <w:tblW w:w="0" w:type="auto"/>
            <w:tblLook w:val="04A0" w:firstRow="1" w:lastRow="0" w:firstColumn="1" w:lastColumn="0" w:noHBand="0" w:noVBand="1"/>
          </w:tblPr>
        </w:tblPrChange>
      </w:tblPr>
      <w:tblGrid>
        <w:gridCol w:w="1213"/>
        <w:gridCol w:w="6162"/>
        <w:gridCol w:w="1975"/>
        <w:tblGridChange w:id="487">
          <w:tblGrid>
            <w:gridCol w:w="1213"/>
            <w:gridCol w:w="222"/>
            <w:gridCol w:w="1681"/>
            <w:gridCol w:w="3117"/>
            <w:gridCol w:w="1142"/>
            <w:gridCol w:w="1975"/>
          </w:tblGrid>
        </w:tblGridChange>
      </w:tblGrid>
      <w:tr w:rsidR="003A070D" w14:paraId="55AB5361" w14:textId="77777777" w:rsidTr="00B77A91">
        <w:trPr>
          <w:ins w:id="488" w:author="MatheuS Santos" w:date="2026-10-25T12:07:00Z"/>
        </w:trPr>
        <w:tc>
          <w:tcPr>
            <w:tcW w:w="1213" w:type="dxa"/>
            <w:shd w:val="clear" w:color="auto" w:fill="DAE9F7" w:themeFill="text2" w:themeFillTint="1A"/>
            <w:tcPrChange w:id="489" w:author="MatheuS Santos" w:date="2026-10-25T12:16:00Z" w16du:dateUtc="2026-10-25T12:16:00Z">
              <w:tcPr>
                <w:tcW w:w="3116" w:type="dxa"/>
                <w:gridSpan w:val="3"/>
              </w:tcPr>
            </w:tcPrChange>
          </w:tcPr>
          <w:p w14:paraId="0FCB16E0" w14:textId="3CB419B4" w:rsidR="003A070D" w:rsidRPr="003A070D" w:rsidRDefault="003A070D">
            <w:pPr>
              <w:jc w:val="center"/>
              <w:rPr>
                <w:ins w:id="490" w:author="MatheuS Santos" w:date="2026-10-25T12:07:00Z" w16du:dateUtc="2026-10-25T12:07:00Z"/>
                <w:rFonts w:ascii="Calibri" w:hAnsi="Calibri" w:cs="Calibri"/>
                <w:b/>
                <w:bCs/>
                <w:rPrChange w:id="491" w:author="MatheuS Santos" w:date="2026-10-25T12:08:00Z" w16du:dateUtc="2026-10-25T12:08:00Z">
                  <w:rPr>
                    <w:ins w:id="492" w:author="MatheuS Santos" w:date="2026-10-25T12:07:00Z" w16du:dateUtc="2026-10-25T12:07:00Z"/>
                  </w:rPr>
                </w:rPrChange>
              </w:rPr>
              <w:pPrChange w:id="493" w:author="MatheuS Santos" w:date="2026-10-25T12:07:00Z" w16du:dateUtc="2026-10-25T12:07:00Z">
                <w:pPr/>
              </w:pPrChange>
            </w:pPr>
            <w:ins w:id="494" w:author="MatheuS Santos" w:date="2026-10-25T12:07:00Z" w16du:dateUtc="2026-10-25T12:07:00Z">
              <w:r w:rsidRPr="003A070D">
                <w:rPr>
                  <w:rFonts w:ascii="Calibri" w:hAnsi="Calibri" w:cs="Calibri"/>
                  <w:b/>
                  <w:bCs/>
                  <w:rPrChange w:id="495" w:author="MatheuS Santos" w:date="2026-10-25T12:08:00Z" w16du:dateUtc="2026-10-25T12:08:00Z">
                    <w:rPr/>
                  </w:rPrChange>
                </w:rPr>
                <w:t>Reference</w:t>
              </w:r>
            </w:ins>
          </w:p>
        </w:tc>
        <w:tc>
          <w:tcPr>
            <w:tcW w:w="6162" w:type="dxa"/>
            <w:shd w:val="clear" w:color="auto" w:fill="DAE9F7" w:themeFill="text2" w:themeFillTint="1A"/>
            <w:tcPrChange w:id="496" w:author="MatheuS Santos" w:date="2026-10-25T12:16:00Z" w16du:dateUtc="2026-10-25T12:16:00Z">
              <w:tcPr>
                <w:tcW w:w="3117" w:type="dxa"/>
              </w:tcPr>
            </w:tcPrChange>
          </w:tcPr>
          <w:p w14:paraId="7D3944B8" w14:textId="52852C5B" w:rsidR="003A070D" w:rsidRPr="003A070D" w:rsidRDefault="003A070D">
            <w:pPr>
              <w:jc w:val="center"/>
              <w:rPr>
                <w:ins w:id="497" w:author="MatheuS Santos" w:date="2026-10-25T12:07:00Z" w16du:dateUtc="2026-10-25T12:07:00Z"/>
                <w:rFonts w:ascii="Calibri" w:hAnsi="Calibri" w:cs="Calibri"/>
                <w:b/>
                <w:bCs/>
                <w:rPrChange w:id="498" w:author="MatheuS Santos" w:date="2026-10-25T12:08:00Z" w16du:dateUtc="2026-10-25T12:08:00Z">
                  <w:rPr>
                    <w:ins w:id="499" w:author="MatheuS Santos" w:date="2026-10-25T12:07:00Z" w16du:dateUtc="2026-10-25T12:07:00Z"/>
                  </w:rPr>
                </w:rPrChange>
              </w:rPr>
              <w:pPrChange w:id="500" w:author="MatheuS Santos" w:date="2026-10-25T12:07:00Z" w16du:dateUtc="2026-10-25T12:07:00Z">
                <w:pPr/>
              </w:pPrChange>
            </w:pPr>
            <w:ins w:id="501" w:author="MatheuS Santos" w:date="2026-10-25T12:07:00Z" w16du:dateUtc="2026-10-25T12:07:00Z">
              <w:r w:rsidRPr="003A070D">
                <w:rPr>
                  <w:rFonts w:ascii="Calibri" w:hAnsi="Calibri" w:cs="Calibri"/>
                  <w:b/>
                  <w:bCs/>
                  <w:rPrChange w:id="502" w:author="MatheuS Santos" w:date="2026-10-25T12:08:00Z" w16du:dateUtc="2026-10-25T12:08:00Z">
                    <w:rPr/>
                  </w:rPrChange>
                </w:rPr>
                <w:t>Purpose Of Conversation</w:t>
              </w:r>
            </w:ins>
          </w:p>
        </w:tc>
        <w:tc>
          <w:tcPr>
            <w:tcW w:w="1975" w:type="dxa"/>
            <w:shd w:val="clear" w:color="auto" w:fill="DAE9F7" w:themeFill="text2" w:themeFillTint="1A"/>
            <w:tcPrChange w:id="503" w:author="MatheuS Santos" w:date="2026-10-25T12:16:00Z" w16du:dateUtc="2026-10-25T12:16:00Z">
              <w:tcPr>
                <w:tcW w:w="3117" w:type="dxa"/>
                <w:gridSpan w:val="2"/>
              </w:tcPr>
            </w:tcPrChange>
          </w:tcPr>
          <w:p w14:paraId="190E53A3" w14:textId="19413E04" w:rsidR="003A070D" w:rsidRPr="003A070D" w:rsidRDefault="003A070D">
            <w:pPr>
              <w:jc w:val="center"/>
              <w:rPr>
                <w:ins w:id="504" w:author="MatheuS Santos" w:date="2026-10-25T12:07:00Z" w16du:dateUtc="2026-10-25T12:07:00Z"/>
                <w:rFonts w:ascii="Calibri" w:hAnsi="Calibri" w:cs="Calibri"/>
                <w:b/>
                <w:bCs/>
                <w:rPrChange w:id="505" w:author="MatheuS Santos" w:date="2026-10-25T12:08:00Z" w16du:dateUtc="2026-10-25T12:08:00Z">
                  <w:rPr>
                    <w:ins w:id="506" w:author="MatheuS Santos" w:date="2026-10-25T12:07:00Z" w16du:dateUtc="2026-10-25T12:07:00Z"/>
                  </w:rPr>
                </w:rPrChange>
              </w:rPr>
              <w:pPrChange w:id="507" w:author="MatheuS Santos" w:date="2026-10-25T12:07:00Z" w16du:dateUtc="2026-10-25T12:07:00Z">
                <w:pPr/>
              </w:pPrChange>
            </w:pPr>
            <w:ins w:id="508" w:author="MatheuS Santos" w:date="2026-10-25T12:07:00Z" w16du:dateUtc="2026-10-25T12:07:00Z">
              <w:r w:rsidRPr="003A070D">
                <w:rPr>
                  <w:rFonts w:ascii="Calibri" w:hAnsi="Calibri" w:cs="Calibri"/>
                  <w:b/>
                  <w:bCs/>
                  <w:rPrChange w:id="509" w:author="MatheuS Santos" w:date="2026-10-25T12:08:00Z" w16du:dateUtc="2026-10-25T12:08:00Z">
                    <w:rPr/>
                  </w:rPrChange>
                </w:rPr>
                <w:t>Evidence</w:t>
              </w:r>
            </w:ins>
          </w:p>
        </w:tc>
      </w:tr>
      <w:tr w:rsidR="003A070D" w14:paraId="6BA54AC3" w14:textId="77777777" w:rsidTr="00B77A91">
        <w:trPr>
          <w:ins w:id="510" w:author="MatheuS Santos" w:date="2026-10-25T12:07:00Z"/>
        </w:trPr>
        <w:tc>
          <w:tcPr>
            <w:tcW w:w="1213" w:type="dxa"/>
            <w:tcPrChange w:id="511" w:author="MatheuS Santos" w:date="2026-10-25T12:16:00Z" w16du:dateUtc="2026-10-25T12:16:00Z">
              <w:tcPr>
                <w:tcW w:w="3116" w:type="dxa"/>
                <w:gridSpan w:val="3"/>
              </w:tcPr>
            </w:tcPrChange>
          </w:tcPr>
          <w:p w14:paraId="28AA8ECD" w14:textId="6E8FA7C4" w:rsidR="003A070D" w:rsidRDefault="003A070D">
            <w:pPr>
              <w:jc w:val="center"/>
              <w:rPr>
                <w:ins w:id="512" w:author="MatheuS Santos" w:date="2026-10-25T12:07:00Z" w16du:dateUtc="2026-10-25T12:07:00Z"/>
              </w:rPr>
              <w:pPrChange w:id="513" w:author="MatheuS Santos" w:date="2026-10-25T12:09:00Z" w16du:dateUtc="2026-10-25T12:09:00Z">
                <w:pPr/>
              </w:pPrChange>
            </w:pPr>
            <w:ins w:id="514" w:author="MatheuS Santos" w:date="2026-10-25T12:09:00Z" w16du:dateUtc="2026-10-25T12:09:00Z">
              <w:r>
                <w:t>AI-01</w:t>
              </w:r>
            </w:ins>
          </w:p>
        </w:tc>
        <w:tc>
          <w:tcPr>
            <w:tcW w:w="6162" w:type="dxa"/>
            <w:tcPrChange w:id="515" w:author="MatheuS Santos" w:date="2026-10-25T12:16:00Z" w16du:dateUtc="2026-10-25T12:16:00Z">
              <w:tcPr>
                <w:tcW w:w="3117" w:type="dxa"/>
              </w:tcPr>
            </w:tcPrChange>
          </w:tcPr>
          <w:p w14:paraId="32350ACB" w14:textId="563A172E" w:rsidR="003A070D" w:rsidRDefault="00B77A91" w:rsidP="003A070D">
            <w:pPr>
              <w:rPr>
                <w:ins w:id="516" w:author="MatheuS Santos" w:date="2026-10-25T12:07:00Z" w16du:dateUtc="2026-10-25T12:07:00Z"/>
              </w:rPr>
            </w:pPr>
            <w:ins w:id="517" w:author="MatheuS Santos" w:date="2026-10-25T12:20:00Z" w16du:dateUtc="2026-10-25T12:20:00Z">
              <w:r>
                <w:t>Translation and improvement of academic English</w:t>
              </w:r>
            </w:ins>
          </w:p>
        </w:tc>
        <w:tc>
          <w:tcPr>
            <w:tcW w:w="1975" w:type="dxa"/>
            <w:tcPrChange w:id="518" w:author="MatheuS Santos" w:date="2026-10-25T12:16:00Z" w16du:dateUtc="2026-10-25T12:16:00Z">
              <w:tcPr>
                <w:tcW w:w="3117" w:type="dxa"/>
                <w:gridSpan w:val="2"/>
              </w:tcPr>
            </w:tcPrChange>
          </w:tcPr>
          <w:p w14:paraId="37EBC9B1" w14:textId="093DE289" w:rsidR="003A070D" w:rsidRDefault="00B77A91" w:rsidP="003A070D">
            <w:pPr>
              <w:rPr>
                <w:ins w:id="519" w:author="MatheuS Santos" w:date="2026-10-25T12:07:00Z" w16du:dateUtc="2026-10-25T12:07:00Z"/>
              </w:rPr>
            </w:pPr>
            <w:ins w:id="520" w:author="MatheuS Santos" w:date="2026-10-25T12:21:00Z" w16du:dateUtc="2026-10-25T12:21:00Z">
              <w:r>
                <w:fldChar w:fldCharType="begin"/>
              </w:r>
              <w:r>
                <w:instrText>HYPERLINK "https://chatgpt.com/share/6addf2c1-1978-83ed-9d69-92ad0213b458"</w:instrText>
              </w:r>
              <w:r>
                <w:fldChar w:fldCharType="separate"/>
              </w:r>
              <w:r w:rsidRPr="00B77A91">
                <w:rPr>
                  <w:rStyle w:val="Hyperlink"/>
                </w:rPr>
                <w:t>Chat-G</w:t>
              </w:r>
              <w:r w:rsidRPr="00B77A91">
                <w:rPr>
                  <w:rStyle w:val="Hyperlink"/>
                </w:rPr>
                <w:t>P</w:t>
              </w:r>
              <w:r w:rsidRPr="00B77A91">
                <w:rPr>
                  <w:rStyle w:val="Hyperlink"/>
                </w:rPr>
                <w:t>T</w:t>
              </w:r>
              <w:r w:rsidRPr="00B77A91">
                <w:rPr>
                  <w:rStyle w:val="Hyperlink"/>
                </w:rPr>
                <w:t xml:space="preserve"> </w:t>
              </w:r>
              <w:r w:rsidRPr="00B77A91">
                <w:rPr>
                  <w:rStyle w:val="Hyperlink"/>
                </w:rPr>
                <w:t>C</w:t>
              </w:r>
              <w:r w:rsidRPr="00B77A91">
                <w:rPr>
                  <w:rStyle w:val="Hyperlink"/>
                </w:rPr>
                <w:t>h</w:t>
              </w:r>
              <w:r w:rsidRPr="00B77A91">
                <w:rPr>
                  <w:rStyle w:val="Hyperlink"/>
                </w:rPr>
                <w:t>a</w:t>
              </w:r>
              <w:r w:rsidRPr="00B77A91">
                <w:rPr>
                  <w:rStyle w:val="Hyperlink"/>
                </w:rPr>
                <w:t>t</w:t>
              </w:r>
              <w:r>
                <w:fldChar w:fldCharType="end"/>
              </w:r>
            </w:ins>
          </w:p>
        </w:tc>
      </w:tr>
      <w:tr w:rsidR="003A070D" w14:paraId="07653B35" w14:textId="77777777" w:rsidTr="00B77A91">
        <w:trPr>
          <w:ins w:id="521" w:author="MatheuS Santos" w:date="2026-10-25T12:07:00Z"/>
        </w:trPr>
        <w:tc>
          <w:tcPr>
            <w:tcW w:w="1213" w:type="dxa"/>
            <w:tcPrChange w:id="522" w:author="MatheuS Santos" w:date="2026-10-25T12:16:00Z" w16du:dateUtc="2026-10-25T12:16:00Z">
              <w:tcPr>
                <w:tcW w:w="3116" w:type="dxa"/>
                <w:gridSpan w:val="3"/>
              </w:tcPr>
            </w:tcPrChange>
          </w:tcPr>
          <w:p w14:paraId="3F321546" w14:textId="71C16C12" w:rsidR="003A070D" w:rsidRDefault="003A070D">
            <w:pPr>
              <w:jc w:val="center"/>
              <w:rPr>
                <w:ins w:id="523" w:author="MatheuS Santos" w:date="2026-10-25T12:07:00Z" w16du:dateUtc="2026-10-25T12:07:00Z"/>
              </w:rPr>
              <w:pPrChange w:id="524" w:author="MatheuS Santos" w:date="2026-10-25T12:09:00Z" w16du:dateUtc="2026-10-25T12:09:00Z">
                <w:pPr/>
              </w:pPrChange>
            </w:pPr>
            <w:ins w:id="525" w:author="MatheuS Santos" w:date="2026-10-25T12:09:00Z" w16du:dateUtc="2026-10-25T12:09:00Z">
              <w:r>
                <w:t>AI-02</w:t>
              </w:r>
            </w:ins>
          </w:p>
        </w:tc>
        <w:tc>
          <w:tcPr>
            <w:tcW w:w="6162" w:type="dxa"/>
            <w:tcPrChange w:id="526" w:author="MatheuS Santos" w:date="2026-10-25T12:16:00Z" w16du:dateUtc="2026-10-25T12:16:00Z">
              <w:tcPr>
                <w:tcW w:w="3117" w:type="dxa"/>
              </w:tcPr>
            </w:tcPrChange>
          </w:tcPr>
          <w:p w14:paraId="7F66F09F" w14:textId="78255303" w:rsidR="003A070D" w:rsidRDefault="00B77A91" w:rsidP="003A070D">
            <w:pPr>
              <w:rPr>
                <w:ins w:id="527" w:author="MatheuS Santos" w:date="2026-10-25T12:07:00Z" w16du:dateUtc="2026-10-25T12:07:00Z"/>
              </w:rPr>
            </w:pPr>
            <w:ins w:id="528" w:author="MatheuS Santos" w:date="2026-10-25T12:20:00Z" w16du:dateUtc="2026-10-25T12:20:00Z">
              <w:r>
                <w:t>Python code development and troubleshooting</w:t>
              </w:r>
            </w:ins>
          </w:p>
        </w:tc>
        <w:tc>
          <w:tcPr>
            <w:tcW w:w="1975" w:type="dxa"/>
            <w:tcPrChange w:id="529" w:author="MatheuS Santos" w:date="2026-10-25T12:16:00Z" w16du:dateUtc="2026-10-25T12:16:00Z">
              <w:tcPr>
                <w:tcW w:w="3117" w:type="dxa"/>
                <w:gridSpan w:val="2"/>
              </w:tcPr>
            </w:tcPrChange>
          </w:tcPr>
          <w:p w14:paraId="2B2A0DEE" w14:textId="37483246" w:rsidR="003A070D" w:rsidRDefault="00B77A91" w:rsidP="003A070D">
            <w:pPr>
              <w:rPr>
                <w:ins w:id="530" w:author="MatheuS Santos" w:date="2026-10-25T12:07:00Z" w16du:dateUtc="2026-10-25T12:07:00Z"/>
              </w:rPr>
            </w:pPr>
            <w:ins w:id="531" w:author="MatheuS Santos" w:date="2026-10-25T12:23:00Z" w16du:dateUtc="2026-10-25T12:23:00Z">
              <w:r>
                <w:fldChar w:fldCharType="begin"/>
              </w:r>
              <w:r>
                <w:instrText>HYPERLINK "https://chatgpt.com/share/6adc9cc9-e764-83eb-88ef-0f65394c2529"</w:instrText>
              </w:r>
              <w:r>
                <w:fldChar w:fldCharType="separate"/>
              </w:r>
              <w:r w:rsidRPr="00B77A91">
                <w:rPr>
                  <w:rStyle w:val="Hyperlink"/>
                </w:rPr>
                <w:t>Chat-GPT</w:t>
              </w:r>
              <w:r w:rsidRPr="00B77A91">
                <w:rPr>
                  <w:rStyle w:val="Hyperlink"/>
                </w:rPr>
                <w:t xml:space="preserve"> </w:t>
              </w:r>
              <w:r w:rsidRPr="00B77A91">
                <w:rPr>
                  <w:rStyle w:val="Hyperlink"/>
                </w:rPr>
                <w:t>Chat</w:t>
              </w:r>
              <w:r>
                <w:fldChar w:fldCharType="end"/>
              </w:r>
            </w:ins>
          </w:p>
        </w:tc>
      </w:tr>
      <w:tr w:rsidR="003A070D" w14:paraId="4BDC6039" w14:textId="77777777" w:rsidTr="00B77A91">
        <w:trPr>
          <w:ins w:id="532" w:author="MatheuS Santos" w:date="2026-10-25T12:09:00Z"/>
        </w:trPr>
        <w:tc>
          <w:tcPr>
            <w:tcW w:w="1213" w:type="dxa"/>
            <w:tcPrChange w:id="533" w:author="MatheuS Santos" w:date="2026-10-25T12:16:00Z" w16du:dateUtc="2026-10-25T12:16:00Z">
              <w:tcPr>
                <w:tcW w:w="1435" w:type="dxa"/>
                <w:gridSpan w:val="2"/>
              </w:tcPr>
            </w:tcPrChange>
          </w:tcPr>
          <w:p w14:paraId="59DF12FB" w14:textId="238C6D75" w:rsidR="003A070D" w:rsidRDefault="003A070D">
            <w:pPr>
              <w:jc w:val="center"/>
              <w:rPr>
                <w:ins w:id="534" w:author="MatheuS Santos" w:date="2026-10-25T12:09:00Z" w16du:dateUtc="2026-10-25T12:09:00Z"/>
              </w:rPr>
              <w:pPrChange w:id="535" w:author="MatheuS Santos" w:date="2026-10-25T12:09:00Z" w16du:dateUtc="2026-10-25T12:09:00Z">
                <w:pPr/>
              </w:pPrChange>
            </w:pPr>
            <w:ins w:id="536" w:author="MatheuS Santos" w:date="2026-10-25T12:09:00Z" w16du:dateUtc="2026-10-25T12:09:00Z">
              <w:r>
                <w:t>AI-03</w:t>
              </w:r>
            </w:ins>
          </w:p>
        </w:tc>
        <w:tc>
          <w:tcPr>
            <w:tcW w:w="6162" w:type="dxa"/>
            <w:tcPrChange w:id="537" w:author="MatheuS Santos" w:date="2026-10-25T12:16:00Z" w16du:dateUtc="2026-10-25T12:16:00Z">
              <w:tcPr>
                <w:tcW w:w="4798" w:type="dxa"/>
                <w:gridSpan w:val="2"/>
              </w:tcPr>
            </w:tcPrChange>
          </w:tcPr>
          <w:p w14:paraId="5DE818C7" w14:textId="546B2B0D" w:rsidR="003A070D" w:rsidRDefault="00B77A91" w:rsidP="003A070D">
            <w:pPr>
              <w:rPr>
                <w:ins w:id="538" w:author="MatheuS Santos" w:date="2026-10-25T12:09:00Z" w16du:dateUtc="2026-10-25T12:09:00Z"/>
              </w:rPr>
            </w:pPr>
            <w:ins w:id="539" w:author="MatheuS Santos" w:date="2026-10-25T12:20:00Z" w16du:dateUtc="2026-10-25T12:20:00Z">
              <w:r>
                <w:t>Exploratory Data Analysis (EDA) and interpretation of results</w:t>
              </w:r>
            </w:ins>
          </w:p>
        </w:tc>
        <w:tc>
          <w:tcPr>
            <w:tcW w:w="1975" w:type="dxa"/>
            <w:tcPrChange w:id="540" w:author="MatheuS Santos" w:date="2026-10-25T12:16:00Z" w16du:dateUtc="2026-10-25T12:16:00Z">
              <w:tcPr>
                <w:tcW w:w="3117" w:type="dxa"/>
                <w:gridSpan w:val="2"/>
              </w:tcPr>
            </w:tcPrChange>
          </w:tcPr>
          <w:p w14:paraId="2C0B62DC" w14:textId="73B61947" w:rsidR="003A070D" w:rsidRDefault="00B77A91" w:rsidP="003A070D">
            <w:pPr>
              <w:rPr>
                <w:ins w:id="541" w:author="MatheuS Santos" w:date="2026-10-25T12:09:00Z" w16du:dateUtc="2026-10-25T12:09:00Z"/>
              </w:rPr>
            </w:pPr>
            <w:ins w:id="542" w:author="MatheuS Santos" w:date="2026-10-25T12:23:00Z" w16du:dateUtc="2026-10-25T12:23:00Z">
              <w:r>
                <w:fldChar w:fldCharType="begin"/>
              </w:r>
              <w:r>
                <w:instrText>HYPERLINK "https://chatgpt.com/share/6adc9c7a-20d4-83ed-8ab9-615a4c86bcf5"</w:instrText>
              </w:r>
              <w:r>
                <w:fldChar w:fldCharType="separate"/>
              </w:r>
              <w:r w:rsidRPr="00B77A91">
                <w:rPr>
                  <w:rStyle w:val="Hyperlink"/>
                </w:rPr>
                <w:t>Chat-</w:t>
              </w:r>
              <w:r w:rsidRPr="00B77A91">
                <w:rPr>
                  <w:rStyle w:val="Hyperlink"/>
                </w:rPr>
                <w:t>G</w:t>
              </w:r>
              <w:r w:rsidRPr="00B77A91">
                <w:rPr>
                  <w:rStyle w:val="Hyperlink"/>
                </w:rPr>
                <w:t>P</w:t>
              </w:r>
              <w:r w:rsidRPr="00B77A91">
                <w:rPr>
                  <w:rStyle w:val="Hyperlink"/>
                </w:rPr>
                <w:t>T Chat</w:t>
              </w:r>
              <w:r>
                <w:fldChar w:fldCharType="end"/>
              </w:r>
            </w:ins>
          </w:p>
        </w:tc>
      </w:tr>
      <w:tr w:rsidR="003A070D" w14:paraId="1305840E" w14:textId="77777777" w:rsidTr="00B77A91">
        <w:trPr>
          <w:ins w:id="543" w:author="MatheuS Santos" w:date="2026-10-25T12:09:00Z"/>
        </w:trPr>
        <w:tc>
          <w:tcPr>
            <w:tcW w:w="1213" w:type="dxa"/>
            <w:tcPrChange w:id="544" w:author="MatheuS Santos" w:date="2026-10-25T12:16:00Z" w16du:dateUtc="2026-10-25T12:16:00Z">
              <w:tcPr>
                <w:tcW w:w="1435" w:type="dxa"/>
                <w:gridSpan w:val="2"/>
              </w:tcPr>
            </w:tcPrChange>
          </w:tcPr>
          <w:p w14:paraId="3ECB45B1" w14:textId="797F32F7" w:rsidR="003A070D" w:rsidRDefault="003A070D">
            <w:pPr>
              <w:jc w:val="center"/>
              <w:rPr>
                <w:ins w:id="545" w:author="MatheuS Santos" w:date="2026-10-25T12:09:00Z" w16du:dateUtc="2026-10-25T12:09:00Z"/>
              </w:rPr>
              <w:pPrChange w:id="546" w:author="MatheuS Santos" w:date="2026-10-25T12:09:00Z" w16du:dateUtc="2026-10-25T12:09:00Z">
                <w:pPr/>
              </w:pPrChange>
            </w:pPr>
            <w:ins w:id="547" w:author="MatheuS Santos" w:date="2026-10-25T12:09:00Z" w16du:dateUtc="2026-10-25T12:09:00Z">
              <w:r>
                <w:t>AI-04</w:t>
              </w:r>
            </w:ins>
          </w:p>
        </w:tc>
        <w:tc>
          <w:tcPr>
            <w:tcW w:w="6162" w:type="dxa"/>
            <w:tcPrChange w:id="548" w:author="MatheuS Santos" w:date="2026-10-25T12:16:00Z" w16du:dateUtc="2026-10-25T12:16:00Z">
              <w:tcPr>
                <w:tcW w:w="4798" w:type="dxa"/>
                <w:gridSpan w:val="2"/>
              </w:tcPr>
            </w:tcPrChange>
          </w:tcPr>
          <w:p w14:paraId="173D8047" w14:textId="38F33C8C" w:rsidR="003A070D" w:rsidRDefault="00B77A91" w:rsidP="003A070D">
            <w:pPr>
              <w:rPr>
                <w:ins w:id="549" w:author="MatheuS Santos" w:date="2026-10-25T12:09:00Z" w16du:dateUtc="2026-10-25T12:09:00Z"/>
              </w:rPr>
            </w:pPr>
            <w:ins w:id="550" w:author="MatheuS Santos" w:date="2026-10-25T12:20:00Z" w16du:dateUtc="2026-10-25T12:20:00Z">
              <w:r>
                <w:t xml:space="preserve">Data </w:t>
              </w:r>
            </w:ins>
            <w:ins w:id="551" w:author="MatheuS Santos" w:date="2026-10-25T13:01:00Z" w16du:dateUtc="2026-10-25T13:01:00Z">
              <w:r w:rsidR="009E7FCE">
                <w:t>visualization</w:t>
              </w:r>
            </w:ins>
            <w:ins w:id="552" w:author="MatheuS Santos" w:date="2026-10-25T12:20:00Z" w16du:dateUtc="2026-10-25T12:20:00Z">
              <w:r>
                <w:t xml:space="preserve"> using Matplotlib and Seaborn</w:t>
              </w:r>
            </w:ins>
          </w:p>
        </w:tc>
        <w:tc>
          <w:tcPr>
            <w:tcW w:w="1975" w:type="dxa"/>
            <w:tcPrChange w:id="553" w:author="MatheuS Santos" w:date="2026-10-25T12:16:00Z" w16du:dateUtc="2026-10-25T12:16:00Z">
              <w:tcPr>
                <w:tcW w:w="3117" w:type="dxa"/>
                <w:gridSpan w:val="2"/>
              </w:tcPr>
            </w:tcPrChange>
          </w:tcPr>
          <w:p w14:paraId="2D6EE9A1" w14:textId="77777777" w:rsidR="003A070D" w:rsidRDefault="00B77A91" w:rsidP="003A070D">
            <w:pPr>
              <w:rPr>
                <w:ins w:id="554" w:author="MatheuS Santos" w:date="2026-10-25T12:09:00Z" w16du:dateUtc="2026-10-25T12:09:00Z"/>
              </w:rPr>
            </w:pPr>
            <w:ins w:id="555" w:author="MatheuS Santos" w:date="2026-10-25T12:21:00Z" w16du:dateUtc="2026-10-25T12:21:00Z">
              <w:r>
                <w:fldChar w:fldCharType="begin"/>
              </w:r>
              <w:r>
                <w:instrText>HYPERLINK "https://chatgpt.com/share/6adc9c0f-12a0-83eb-8ddf-d956d42bd42d"</w:instrText>
              </w:r>
              <w:r>
                <w:fldChar w:fldCharType="separate"/>
              </w:r>
              <w:r w:rsidRPr="00B77A91">
                <w:rPr>
                  <w:rStyle w:val="Hyperlink"/>
                </w:rPr>
                <w:t>Chat-G</w:t>
              </w:r>
              <w:r w:rsidRPr="00B77A91">
                <w:rPr>
                  <w:rStyle w:val="Hyperlink"/>
                </w:rPr>
                <w:t>P</w:t>
              </w:r>
              <w:r w:rsidRPr="00B77A91">
                <w:rPr>
                  <w:rStyle w:val="Hyperlink"/>
                </w:rPr>
                <w:t>T Chat</w:t>
              </w:r>
              <w:r>
                <w:fldChar w:fldCharType="end"/>
              </w:r>
            </w:ins>
          </w:p>
        </w:tc>
      </w:tr>
      <w:tr w:rsidR="00AB18AC" w14:paraId="0D36B1CD" w14:textId="77777777" w:rsidTr="00B77A91">
        <w:trPr>
          <w:ins w:id="556" w:author="MatheuS Santos" w:date="2026-10-25T14:51:00Z" w16du:dateUtc="2026-10-25T14:51:00Z"/>
        </w:trPr>
        <w:tc>
          <w:tcPr>
            <w:tcW w:w="1213" w:type="dxa"/>
          </w:tcPr>
          <w:p w14:paraId="7FA196AF" w14:textId="06B0EB68" w:rsidR="00AB18AC" w:rsidRDefault="00AB18AC">
            <w:pPr>
              <w:jc w:val="center"/>
              <w:rPr>
                <w:ins w:id="557" w:author="MatheuS Santos" w:date="2026-10-25T14:51:00Z" w16du:dateUtc="2026-10-25T14:51:00Z"/>
              </w:rPr>
            </w:pPr>
            <w:ins w:id="558" w:author="MatheuS Santos" w:date="2026-10-25T14:51:00Z" w16du:dateUtc="2026-10-25T14:51:00Z">
              <w:r>
                <w:t>AI-</w:t>
              </w:r>
              <w:r w:rsidR="003E5A8B">
                <w:t>04</w:t>
              </w:r>
            </w:ins>
          </w:p>
        </w:tc>
        <w:tc>
          <w:tcPr>
            <w:tcW w:w="6162" w:type="dxa"/>
          </w:tcPr>
          <w:p w14:paraId="751EA6EA" w14:textId="2F4F1F20" w:rsidR="00AB18AC" w:rsidRDefault="003E5A8B" w:rsidP="003A070D">
            <w:pPr>
              <w:rPr>
                <w:ins w:id="559" w:author="MatheuS Santos" w:date="2026-10-25T14:51:00Z" w16du:dateUtc="2026-10-25T14:51:00Z"/>
              </w:rPr>
            </w:pPr>
            <w:ins w:id="560" w:author="MatheuS Santos" w:date="2026-10-25T14:52:00Z" w16du:dateUtc="2026-10-25T14:52:00Z">
              <w:r w:rsidRPr="003E5A8B">
                <w:t>Create a schedule</w:t>
              </w:r>
            </w:ins>
          </w:p>
        </w:tc>
        <w:tc>
          <w:tcPr>
            <w:tcW w:w="1975" w:type="dxa"/>
          </w:tcPr>
          <w:p w14:paraId="33F65C10" w14:textId="4B3F65DF" w:rsidR="00AB18AC" w:rsidRDefault="003E5A8B" w:rsidP="003A070D">
            <w:pPr>
              <w:rPr>
                <w:ins w:id="561" w:author="MatheuS Santos" w:date="2026-10-25T14:51:00Z" w16du:dateUtc="2026-10-25T14:51:00Z"/>
              </w:rPr>
            </w:pPr>
            <w:ins w:id="562" w:author="MatheuS Santos" w:date="2026-10-25T14:52:00Z" w16du:dateUtc="2026-10-25T14:52:00Z">
              <w:r>
                <w:fldChar w:fldCharType="begin"/>
              </w:r>
              <w:r>
                <w:instrText>HYPERLINK "https://chatgpt.com/c/6adc9d59-d5dc-83ed-bd3e-ae7541d9e79e"</w:instrText>
              </w:r>
              <w:r>
                <w:fldChar w:fldCharType="separate"/>
              </w:r>
              <w:r w:rsidRPr="003E5A8B">
                <w:rPr>
                  <w:rStyle w:val="Hyperlink"/>
                </w:rPr>
                <w:t>Chat-GPT Chat</w:t>
              </w:r>
              <w:r>
                <w:fldChar w:fldCharType="end"/>
              </w:r>
            </w:ins>
          </w:p>
        </w:tc>
      </w:tr>
      <w:tr w:rsidR="003A070D" w14:paraId="7B5C6F1D" w14:textId="77777777" w:rsidTr="00B77A91">
        <w:trPr>
          <w:ins w:id="563" w:author="MatheuS Santos" w:date="2026-10-25T12:09:00Z"/>
        </w:trPr>
        <w:tc>
          <w:tcPr>
            <w:tcW w:w="1213" w:type="dxa"/>
            <w:tcPrChange w:id="564" w:author="MatheuS Santos" w:date="2026-10-25T12:16:00Z" w16du:dateUtc="2026-10-25T12:16:00Z">
              <w:tcPr>
                <w:tcW w:w="1435" w:type="dxa"/>
                <w:gridSpan w:val="2"/>
              </w:tcPr>
            </w:tcPrChange>
          </w:tcPr>
          <w:p w14:paraId="09559C0A" w14:textId="4844C8E1" w:rsidR="003A070D" w:rsidRDefault="003A070D">
            <w:pPr>
              <w:jc w:val="center"/>
              <w:rPr>
                <w:ins w:id="565" w:author="MatheuS Santos" w:date="2026-10-25T12:09:00Z" w16du:dateUtc="2026-10-25T12:09:00Z"/>
              </w:rPr>
              <w:pPrChange w:id="566" w:author="MatheuS Santos" w:date="2026-10-25T12:09:00Z" w16du:dateUtc="2026-10-25T12:09:00Z">
                <w:pPr/>
              </w:pPrChange>
            </w:pPr>
            <w:ins w:id="567" w:author="MatheuS Santos" w:date="2026-10-25T12:09:00Z" w16du:dateUtc="2026-10-25T12:09:00Z">
              <w:r>
                <w:t>AI-05</w:t>
              </w:r>
            </w:ins>
          </w:p>
        </w:tc>
        <w:tc>
          <w:tcPr>
            <w:tcW w:w="6162" w:type="dxa"/>
            <w:tcPrChange w:id="568" w:author="MatheuS Santos" w:date="2026-10-25T12:16:00Z" w16du:dateUtc="2026-10-25T12:16:00Z">
              <w:tcPr>
                <w:tcW w:w="4798" w:type="dxa"/>
                <w:gridSpan w:val="2"/>
              </w:tcPr>
            </w:tcPrChange>
          </w:tcPr>
          <w:p w14:paraId="344FEEB2" w14:textId="7C04F5E3" w:rsidR="003A070D" w:rsidRDefault="00B77A91" w:rsidP="003A070D">
            <w:pPr>
              <w:rPr>
                <w:ins w:id="569" w:author="MatheuS Santos" w:date="2026-10-25T12:09:00Z" w16du:dateUtc="2026-10-25T12:09:00Z"/>
              </w:rPr>
            </w:pPr>
            <w:ins w:id="570" w:author="MatheuS Santos" w:date="2026-10-25T12:20:00Z" w16du:dateUtc="2026-10-25T12:20:00Z">
              <w:r w:rsidRPr="00B77A91">
                <w:t>Machine learning concepts and methodology</w:t>
              </w:r>
            </w:ins>
          </w:p>
        </w:tc>
        <w:tc>
          <w:tcPr>
            <w:tcW w:w="1975" w:type="dxa"/>
            <w:tcPrChange w:id="571" w:author="MatheuS Santos" w:date="2026-10-25T12:16:00Z" w16du:dateUtc="2026-10-25T12:16:00Z">
              <w:tcPr>
                <w:tcW w:w="3117" w:type="dxa"/>
                <w:gridSpan w:val="2"/>
              </w:tcPr>
            </w:tcPrChange>
          </w:tcPr>
          <w:p w14:paraId="7984EBF1" w14:textId="5EB33594" w:rsidR="003A070D" w:rsidRDefault="000F21AF" w:rsidP="003A070D">
            <w:pPr>
              <w:rPr>
                <w:ins w:id="572" w:author="MatheuS Santos" w:date="2026-10-25T12:09:00Z" w16du:dateUtc="2026-10-25T12:09:00Z"/>
              </w:rPr>
            </w:pPr>
            <w:ins w:id="573" w:author="MatheuS Santos" w:date="2026-10-25T12:50:00Z" w16du:dateUtc="2026-10-25T12:50:00Z">
              <w:r>
                <w:fldChar w:fldCharType="begin"/>
              </w:r>
              <w:r>
                <w:instrText>HYPERLINK "https://chatgpt.com/share/6adc9c7a-20d4-83ed-8ab9-615a4c86bcf5"</w:instrText>
              </w:r>
              <w:r>
                <w:fldChar w:fldCharType="separate"/>
              </w:r>
              <w:r w:rsidR="00B77A91" w:rsidRPr="000F21AF">
                <w:rPr>
                  <w:rStyle w:val="Hyperlink"/>
                </w:rPr>
                <w:t>Chat-</w:t>
              </w:r>
              <w:r w:rsidR="00B77A91" w:rsidRPr="000F21AF">
                <w:rPr>
                  <w:rStyle w:val="Hyperlink"/>
                </w:rPr>
                <w:t>G</w:t>
              </w:r>
              <w:r w:rsidR="00B77A91" w:rsidRPr="000F21AF">
                <w:rPr>
                  <w:rStyle w:val="Hyperlink"/>
                </w:rPr>
                <w:t>P</w:t>
              </w:r>
              <w:r w:rsidR="00B77A91" w:rsidRPr="000F21AF">
                <w:rPr>
                  <w:rStyle w:val="Hyperlink"/>
                </w:rPr>
                <w:t>T Chat</w:t>
              </w:r>
              <w:r>
                <w:fldChar w:fldCharType="end"/>
              </w:r>
            </w:ins>
          </w:p>
        </w:tc>
      </w:tr>
      <w:tr w:rsidR="003A070D" w14:paraId="7B3B2F03" w14:textId="77777777" w:rsidTr="00B77A91">
        <w:trPr>
          <w:ins w:id="574" w:author="MatheuS Santos" w:date="2026-10-25T12:09:00Z"/>
        </w:trPr>
        <w:tc>
          <w:tcPr>
            <w:tcW w:w="1213" w:type="dxa"/>
            <w:tcPrChange w:id="575" w:author="MatheuS Santos" w:date="2026-10-25T12:16:00Z" w16du:dateUtc="2026-10-25T12:16:00Z">
              <w:tcPr>
                <w:tcW w:w="1435" w:type="dxa"/>
                <w:gridSpan w:val="2"/>
              </w:tcPr>
            </w:tcPrChange>
          </w:tcPr>
          <w:p w14:paraId="56AE7693" w14:textId="70056E73" w:rsidR="003A070D" w:rsidRDefault="003A070D">
            <w:pPr>
              <w:jc w:val="center"/>
              <w:rPr>
                <w:ins w:id="576" w:author="MatheuS Santos" w:date="2026-10-25T12:09:00Z" w16du:dateUtc="2026-10-25T12:09:00Z"/>
              </w:rPr>
              <w:pPrChange w:id="577" w:author="MatheuS Santos" w:date="2026-10-25T12:09:00Z" w16du:dateUtc="2026-10-25T12:09:00Z">
                <w:pPr/>
              </w:pPrChange>
            </w:pPr>
            <w:ins w:id="578" w:author="MatheuS Santos" w:date="2026-10-25T12:09:00Z" w16du:dateUtc="2026-10-25T12:09:00Z">
              <w:r>
                <w:t>AI-06</w:t>
              </w:r>
            </w:ins>
          </w:p>
        </w:tc>
        <w:tc>
          <w:tcPr>
            <w:tcW w:w="6162" w:type="dxa"/>
            <w:tcPrChange w:id="579" w:author="MatheuS Santos" w:date="2026-10-25T12:16:00Z" w16du:dateUtc="2026-10-25T12:16:00Z">
              <w:tcPr>
                <w:tcW w:w="4798" w:type="dxa"/>
                <w:gridSpan w:val="2"/>
              </w:tcPr>
            </w:tcPrChange>
          </w:tcPr>
          <w:p w14:paraId="7E07B81F" w14:textId="3E5C3390" w:rsidR="003A070D" w:rsidRDefault="003A070D">
            <w:pPr>
              <w:tabs>
                <w:tab w:val="left" w:pos="1193"/>
              </w:tabs>
              <w:rPr>
                <w:ins w:id="580" w:author="MatheuS Santos" w:date="2026-10-25T12:09:00Z" w16du:dateUtc="2026-10-25T12:09:00Z"/>
              </w:rPr>
              <w:pPrChange w:id="581" w:author="MatheuS Santos" w:date="2026-10-25T12:14:00Z" w16du:dateUtc="2026-10-25T12:14:00Z">
                <w:pPr/>
              </w:pPrChange>
            </w:pPr>
            <w:ins w:id="582" w:author="MatheuS Santos" w:date="2026-10-25T12:14:00Z" w16du:dateUtc="2026-10-25T12:14:00Z">
              <w:r w:rsidRPr="003A070D">
                <w:t>Review of ethical, legal, and referencing requirements</w:t>
              </w:r>
            </w:ins>
          </w:p>
        </w:tc>
        <w:tc>
          <w:tcPr>
            <w:tcW w:w="1975" w:type="dxa"/>
            <w:tcPrChange w:id="583" w:author="MatheuS Santos" w:date="2026-10-25T12:16:00Z" w16du:dateUtc="2026-10-25T12:16:00Z">
              <w:tcPr>
                <w:tcW w:w="3117" w:type="dxa"/>
                <w:gridSpan w:val="2"/>
              </w:tcPr>
            </w:tcPrChange>
          </w:tcPr>
          <w:p w14:paraId="092F6B7C" w14:textId="6EFFA550" w:rsidR="003A070D" w:rsidRDefault="00B77A91" w:rsidP="003A070D">
            <w:pPr>
              <w:rPr>
                <w:ins w:id="584" w:author="MatheuS Santos" w:date="2026-10-25T12:09:00Z" w16du:dateUtc="2026-10-25T12:09:00Z"/>
              </w:rPr>
            </w:pPr>
            <w:ins w:id="585" w:author="MatheuS Santos" w:date="2026-10-25T12:17:00Z" w16du:dateUtc="2026-10-25T12:17:00Z">
              <w:r>
                <w:fldChar w:fldCharType="begin"/>
              </w:r>
              <w:r>
                <w:instrText>HYPERLINK "https://chatgpt.com/share/6addf2c1-1978-83ed-9d69-92ad0213b458"</w:instrText>
              </w:r>
              <w:r>
                <w:fldChar w:fldCharType="separate"/>
              </w:r>
              <w:r w:rsidR="003A070D" w:rsidRPr="00B77A91">
                <w:rPr>
                  <w:rStyle w:val="Hyperlink"/>
                </w:rPr>
                <w:t>Chat-GPT</w:t>
              </w:r>
              <w:r w:rsidR="003A070D" w:rsidRPr="00B77A91">
                <w:rPr>
                  <w:rStyle w:val="Hyperlink"/>
                </w:rPr>
                <w:t xml:space="preserve"> </w:t>
              </w:r>
              <w:r w:rsidR="003A070D" w:rsidRPr="00B77A91">
                <w:rPr>
                  <w:rStyle w:val="Hyperlink"/>
                </w:rPr>
                <w:t>Chat</w:t>
              </w:r>
              <w:r>
                <w:fldChar w:fldCharType="end"/>
              </w:r>
            </w:ins>
          </w:p>
        </w:tc>
      </w:tr>
    </w:tbl>
    <w:p w14:paraId="17D72DDD" w14:textId="41871B52" w:rsidR="00B912BD" w:rsidDel="000144C0" w:rsidRDefault="00B912BD" w:rsidP="005C2E92">
      <w:pPr>
        <w:pStyle w:val="Heading2"/>
        <w:rPr>
          <w:del w:id="586" w:author="MatheuS Santos" w:date="2026-10-25T12:20:00Z" w16du:dateUtc="2026-10-25T12:20:00Z"/>
        </w:rPr>
      </w:pPr>
    </w:p>
    <w:p w14:paraId="0E9390D2" w14:textId="77777777" w:rsidR="000144C0" w:rsidRPr="000144C0" w:rsidRDefault="000144C0" w:rsidP="000144C0">
      <w:pPr>
        <w:rPr>
          <w:ins w:id="587" w:author="MatheuS Santos" w:date="2026-10-25T15:22:00Z" w16du:dateUtc="2026-10-25T15:22:00Z"/>
        </w:rPr>
        <w:pPrChange w:id="588" w:author="MatheuS Santos" w:date="2026-10-25T15:22:00Z" w16du:dateUtc="2026-10-25T15:22:00Z">
          <w:pPr>
            <w:pStyle w:val="Heading1"/>
          </w:pPr>
        </w:pPrChange>
      </w:pPr>
    </w:p>
    <w:p w14:paraId="1160FB7D" w14:textId="77777777" w:rsidR="00F724A3" w:rsidRPr="00F724A3" w:rsidDel="005C2E92" w:rsidRDefault="00F724A3" w:rsidP="00F724A3">
      <w:pPr>
        <w:rPr>
          <w:del w:id="589" w:author="MatheuS Santos" w:date="2026-10-25T15:04:00Z" w16du:dateUtc="2026-10-25T15:04:00Z"/>
        </w:rPr>
      </w:pPr>
    </w:p>
    <w:p w14:paraId="37A5FF16" w14:textId="7927F984" w:rsidR="003E5A8B" w:rsidRDefault="00A97B01" w:rsidP="005C2E92">
      <w:pPr>
        <w:pStyle w:val="Heading2"/>
        <w:rPr>
          <w:ins w:id="590" w:author="MatheuS Santos" w:date="2026-10-25T14:58:00Z" w16du:dateUtc="2026-10-25T14:58:00Z"/>
        </w:rPr>
        <w:pPrChange w:id="591" w:author="MatheuS Santos" w:date="2026-10-25T15:04:00Z" w16du:dateUtc="2026-10-25T15:04:00Z">
          <w:pPr/>
        </w:pPrChange>
      </w:pPr>
      <w:bookmarkStart w:id="592" w:name="_Toc243834170"/>
      <w:ins w:id="593" w:author="MatheuS Santos" w:date="2026-10-25T14:27:00Z" w16du:dateUtc="2026-10-25T14:27:00Z">
        <w:r w:rsidRPr="00AB18AC">
          <w:t>References AI-01</w:t>
        </w:r>
      </w:ins>
      <w:bookmarkEnd w:id="592"/>
    </w:p>
    <w:p w14:paraId="5D5CC984" w14:textId="76AC8B8F" w:rsidR="003E5A8B" w:rsidRPr="003E5A8B" w:rsidRDefault="005C2E92" w:rsidP="003E5A8B">
      <w:pPr>
        <w:rPr>
          <w:ins w:id="594" w:author="MatheuS Santos" w:date="2026-10-25T14:27:00Z" w16du:dateUtc="2026-10-25T14:27:00Z"/>
        </w:rPr>
      </w:pPr>
      <w:ins w:id="595" w:author="MatheuS Santos" w:date="2026-10-25T15:05:00Z" w16du:dateUtc="2026-10-25T15:05:00Z">
        <w:r w:rsidRPr="005C2E92">
          <w:drawing>
            <wp:inline distT="0" distB="0" distL="0" distR="0" wp14:anchorId="4388141D" wp14:editId="122A1534">
              <wp:extent cx="5726545" cy="2658316"/>
              <wp:effectExtent l="0" t="0" r="1270" b="0"/>
              <wp:docPr id="139860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1140" name=""/>
                      <pic:cNvPicPr/>
                    </pic:nvPicPr>
                    <pic:blipFill>
                      <a:blip r:embed="rId16"/>
                      <a:stretch>
                        <a:fillRect/>
                      </a:stretch>
                    </pic:blipFill>
                    <pic:spPr>
                      <a:xfrm>
                        <a:off x="0" y="0"/>
                        <a:ext cx="5739971" cy="2664548"/>
                      </a:xfrm>
                      <a:prstGeom prst="rect">
                        <a:avLst/>
                      </a:prstGeom>
                    </pic:spPr>
                  </pic:pic>
                </a:graphicData>
              </a:graphic>
            </wp:inline>
          </w:drawing>
        </w:r>
      </w:ins>
    </w:p>
    <w:p w14:paraId="15FFF764" w14:textId="77777777" w:rsidR="005C2E92" w:rsidRDefault="005C2E92" w:rsidP="005C2E92">
      <w:pPr>
        <w:rPr>
          <w:ins w:id="596" w:author="MatheuS Santos" w:date="2026-10-25T15:05:00Z" w16du:dateUtc="2026-10-25T15:05:00Z"/>
        </w:rPr>
      </w:pPr>
      <w:ins w:id="597" w:author="MatheuS Santos" w:date="2026-10-25T15:05:00Z" w16du:dateUtc="2026-10-25T15:05:00Z">
        <w:r w:rsidRPr="005C2E92">
          <w:drawing>
            <wp:inline distT="0" distB="0" distL="0" distR="0" wp14:anchorId="2F04C470" wp14:editId="02FE522B">
              <wp:extent cx="5726430" cy="2251417"/>
              <wp:effectExtent l="0" t="0" r="1270" b="0"/>
              <wp:docPr id="1218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335" name=""/>
                      <pic:cNvPicPr/>
                    </pic:nvPicPr>
                    <pic:blipFill>
                      <a:blip r:embed="rId17"/>
                      <a:stretch>
                        <a:fillRect/>
                      </a:stretch>
                    </pic:blipFill>
                    <pic:spPr>
                      <a:xfrm>
                        <a:off x="0" y="0"/>
                        <a:ext cx="5737689" cy="2255844"/>
                      </a:xfrm>
                      <a:prstGeom prst="rect">
                        <a:avLst/>
                      </a:prstGeom>
                    </pic:spPr>
                  </pic:pic>
                </a:graphicData>
              </a:graphic>
            </wp:inline>
          </w:drawing>
        </w:r>
        <w:r>
          <w:br/>
        </w:r>
      </w:ins>
    </w:p>
    <w:p w14:paraId="538B5612" w14:textId="327559A6" w:rsidR="00A97B01" w:rsidRDefault="005C2E92" w:rsidP="005C2E92">
      <w:pPr>
        <w:pStyle w:val="Heading2"/>
        <w:rPr>
          <w:ins w:id="598" w:author="MatheuS Santos" w:date="2026-10-25T15:06:00Z" w16du:dateUtc="2026-10-25T15:06:00Z"/>
        </w:rPr>
      </w:pPr>
      <w:ins w:id="599" w:author="MatheuS Santos" w:date="2026-10-25T15:05:00Z" w16du:dateUtc="2026-10-25T15:05:00Z">
        <w:r>
          <w:br w:type="page"/>
        </w:r>
      </w:ins>
      <w:bookmarkStart w:id="600" w:name="_Toc243834171"/>
      <w:ins w:id="601" w:author="MatheuS Santos" w:date="2026-10-25T14:27:00Z" w16du:dateUtc="2026-10-25T14:27:00Z">
        <w:r w:rsidR="00A97B01" w:rsidRPr="00AB18AC">
          <w:lastRenderedPageBreak/>
          <w:t>References AI-0</w:t>
        </w:r>
      </w:ins>
      <w:ins w:id="602" w:author="MatheuS Santos" w:date="2026-10-25T14:28:00Z" w16du:dateUtc="2026-10-25T14:28:00Z">
        <w:r w:rsidR="00A97B01" w:rsidRPr="00AB18AC">
          <w:t>2</w:t>
        </w:r>
      </w:ins>
      <w:bookmarkEnd w:id="600"/>
    </w:p>
    <w:p w14:paraId="2B26EE16" w14:textId="18191F55" w:rsidR="005C2E92" w:rsidRDefault="005C2E92" w:rsidP="005C2E92">
      <w:pPr>
        <w:rPr>
          <w:ins w:id="603" w:author="MatheuS Santos" w:date="2026-10-25T15:07:00Z" w16du:dateUtc="2026-10-25T15:07:00Z"/>
        </w:rPr>
      </w:pPr>
      <w:ins w:id="604" w:author="MatheuS Santos" w:date="2026-10-25T15:07:00Z" w16du:dateUtc="2026-10-25T15:07:00Z">
        <w:r w:rsidRPr="005C2E92">
          <w:drawing>
            <wp:inline distT="0" distB="0" distL="0" distR="0" wp14:anchorId="16D3BE4C" wp14:editId="439F6DEA">
              <wp:extent cx="5828145" cy="6156911"/>
              <wp:effectExtent l="0" t="0" r="1270" b="3175"/>
              <wp:docPr id="169221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16823" name=""/>
                      <pic:cNvPicPr/>
                    </pic:nvPicPr>
                    <pic:blipFill>
                      <a:blip r:embed="rId18"/>
                      <a:stretch>
                        <a:fillRect/>
                      </a:stretch>
                    </pic:blipFill>
                    <pic:spPr>
                      <a:xfrm>
                        <a:off x="0" y="0"/>
                        <a:ext cx="5877950" cy="6209525"/>
                      </a:xfrm>
                      <a:prstGeom prst="rect">
                        <a:avLst/>
                      </a:prstGeom>
                    </pic:spPr>
                  </pic:pic>
                </a:graphicData>
              </a:graphic>
            </wp:inline>
          </w:drawing>
        </w:r>
      </w:ins>
    </w:p>
    <w:p w14:paraId="7DC615FF" w14:textId="77777777" w:rsidR="005C2E92" w:rsidRDefault="005C2E92" w:rsidP="005C2E92">
      <w:pPr>
        <w:rPr>
          <w:ins w:id="605" w:author="MatheuS Santos" w:date="2026-10-25T15:10:00Z" w16du:dateUtc="2026-10-25T15:10:00Z"/>
        </w:rPr>
      </w:pPr>
      <w:ins w:id="606" w:author="MatheuS Santos" w:date="2026-10-25T15:07:00Z" w16du:dateUtc="2026-10-25T15:07:00Z">
        <w:r w:rsidRPr="005C2E92">
          <w:drawing>
            <wp:inline distT="0" distB="0" distL="0" distR="0" wp14:anchorId="02471EBA" wp14:editId="72CB3BF3">
              <wp:extent cx="5943600" cy="1530350"/>
              <wp:effectExtent l="0" t="0" r="0" b="6350"/>
              <wp:docPr id="10396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00253" name=""/>
                      <pic:cNvPicPr/>
                    </pic:nvPicPr>
                    <pic:blipFill>
                      <a:blip r:embed="rId19"/>
                      <a:stretch>
                        <a:fillRect/>
                      </a:stretch>
                    </pic:blipFill>
                    <pic:spPr>
                      <a:xfrm>
                        <a:off x="0" y="0"/>
                        <a:ext cx="5943600" cy="1530350"/>
                      </a:xfrm>
                      <a:prstGeom prst="rect">
                        <a:avLst/>
                      </a:prstGeom>
                    </pic:spPr>
                  </pic:pic>
                </a:graphicData>
              </a:graphic>
            </wp:inline>
          </w:drawing>
        </w:r>
      </w:ins>
    </w:p>
    <w:p w14:paraId="6087C487" w14:textId="4E6E6FDB" w:rsidR="00A97B01" w:rsidRDefault="00A97B01" w:rsidP="005C2E92">
      <w:pPr>
        <w:pStyle w:val="Heading2"/>
        <w:rPr>
          <w:ins w:id="607" w:author="MatheuS Santos" w:date="2026-10-25T15:10:00Z" w16du:dateUtc="2026-10-25T15:10:00Z"/>
        </w:rPr>
      </w:pPr>
      <w:bookmarkStart w:id="608" w:name="_Toc243834172"/>
      <w:ins w:id="609" w:author="MatheuS Santos" w:date="2026-10-25T14:27:00Z" w16du:dateUtc="2026-10-25T14:27:00Z">
        <w:r w:rsidRPr="00AB18AC">
          <w:lastRenderedPageBreak/>
          <w:t>References AI-0</w:t>
        </w:r>
      </w:ins>
      <w:ins w:id="610" w:author="MatheuS Santos" w:date="2026-10-25T14:28:00Z" w16du:dateUtc="2026-10-25T14:28:00Z">
        <w:r w:rsidRPr="00AB18AC">
          <w:t>3</w:t>
        </w:r>
      </w:ins>
      <w:bookmarkEnd w:id="608"/>
    </w:p>
    <w:p w14:paraId="5643F170" w14:textId="77777777" w:rsidR="005C2E92" w:rsidRDefault="005C2E92" w:rsidP="005C2E92">
      <w:pPr>
        <w:rPr>
          <w:ins w:id="611" w:author="MatheuS Santos" w:date="2026-10-25T15:11:00Z" w16du:dateUtc="2026-10-25T15:11:00Z"/>
        </w:rPr>
      </w:pPr>
    </w:p>
    <w:p w14:paraId="1B5A15E2" w14:textId="30EBD442" w:rsidR="005C2E92" w:rsidRDefault="005C2E92" w:rsidP="005C2E92">
      <w:pPr>
        <w:rPr>
          <w:ins w:id="612" w:author="MatheuS Santos" w:date="2026-10-25T15:12:00Z" w16du:dateUtc="2026-10-25T15:12:00Z"/>
        </w:rPr>
      </w:pPr>
      <w:ins w:id="613" w:author="MatheuS Santos" w:date="2026-10-25T15:11:00Z" w16du:dateUtc="2026-10-25T15:11:00Z">
        <w:r w:rsidRPr="005C2E92">
          <w:drawing>
            <wp:inline distT="0" distB="0" distL="0" distR="0" wp14:anchorId="623AA797" wp14:editId="339BD021">
              <wp:extent cx="5943600" cy="3403600"/>
              <wp:effectExtent l="0" t="0" r="0" b="0"/>
              <wp:docPr id="12569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23126" name=""/>
                      <pic:cNvPicPr/>
                    </pic:nvPicPr>
                    <pic:blipFill>
                      <a:blip r:embed="rId20"/>
                      <a:stretch>
                        <a:fillRect/>
                      </a:stretch>
                    </pic:blipFill>
                    <pic:spPr>
                      <a:xfrm>
                        <a:off x="0" y="0"/>
                        <a:ext cx="5943600" cy="3403600"/>
                      </a:xfrm>
                      <a:prstGeom prst="rect">
                        <a:avLst/>
                      </a:prstGeom>
                    </pic:spPr>
                  </pic:pic>
                </a:graphicData>
              </a:graphic>
            </wp:inline>
          </w:drawing>
        </w:r>
      </w:ins>
    </w:p>
    <w:p w14:paraId="341BE79C" w14:textId="38AA59AA" w:rsidR="005C2E92" w:rsidRPr="005C2E92" w:rsidRDefault="005C2E92" w:rsidP="005C2E92">
      <w:pPr>
        <w:rPr>
          <w:ins w:id="614" w:author="MatheuS Santos" w:date="2026-10-25T14:27:00Z" w16du:dateUtc="2026-10-25T14:27:00Z"/>
        </w:rPr>
      </w:pPr>
      <w:ins w:id="615" w:author="MatheuS Santos" w:date="2026-10-25T15:12:00Z" w16du:dateUtc="2026-10-25T15:12:00Z">
        <w:r w:rsidRPr="005C2E92">
          <w:drawing>
            <wp:inline distT="0" distB="0" distL="0" distR="0" wp14:anchorId="7A3EB09C" wp14:editId="65EE9485">
              <wp:extent cx="5943600" cy="2339340"/>
              <wp:effectExtent l="0" t="0" r="0" b="0"/>
              <wp:docPr id="57564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4666" name=""/>
                      <pic:cNvPicPr/>
                    </pic:nvPicPr>
                    <pic:blipFill>
                      <a:blip r:embed="rId21"/>
                      <a:stretch>
                        <a:fillRect/>
                      </a:stretch>
                    </pic:blipFill>
                    <pic:spPr>
                      <a:xfrm>
                        <a:off x="0" y="0"/>
                        <a:ext cx="5943600" cy="2339340"/>
                      </a:xfrm>
                      <a:prstGeom prst="rect">
                        <a:avLst/>
                      </a:prstGeom>
                    </pic:spPr>
                  </pic:pic>
                </a:graphicData>
              </a:graphic>
            </wp:inline>
          </w:drawing>
        </w:r>
      </w:ins>
    </w:p>
    <w:p w14:paraId="7E269385" w14:textId="77777777" w:rsidR="00AB18AC" w:rsidRDefault="00AB18AC">
      <w:pPr>
        <w:rPr>
          <w:ins w:id="616" w:author="MatheuS Santos" w:date="2026-10-25T14:48:00Z" w16du:dateUtc="2026-10-25T14:48:00Z"/>
          <w:rFonts w:asciiTheme="majorHAnsi" w:eastAsiaTheme="majorEastAsia" w:hAnsiTheme="majorHAnsi" w:cstheme="majorBidi"/>
          <w:color w:val="0F4761" w:themeColor="accent1" w:themeShade="BF"/>
          <w:sz w:val="32"/>
          <w:szCs w:val="32"/>
        </w:rPr>
      </w:pPr>
      <w:ins w:id="617" w:author="MatheuS Santos" w:date="2026-10-25T14:48:00Z" w16du:dateUtc="2026-10-25T14:48:00Z">
        <w:r>
          <w:br w:type="page"/>
        </w:r>
      </w:ins>
    </w:p>
    <w:p w14:paraId="7F439789" w14:textId="60858AB1" w:rsidR="00A97B01" w:rsidRDefault="00A97B01" w:rsidP="00AB18AC">
      <w:pPr>
        <w:pStyle w:val="Heading2"/>
        <w:rPr>
          <w:ins w:id="618" w:author="MatheuS Santos" w:date="2026-10-25T14:53:00Z" w16du:dateUtc="2026-10-25T14:53:00Z"/>
        </w:rPr>
      </w:pPr>
      <w:bookmarkStart w:id="619" w:name="_Toc243834173"/>
      <w:ins w:id="620" w:author="MatheuS Santos" w:date="2026-10-25T14:27:00Z" w16du:dateUtc="2026-10-25T14:27:00Z">
        <w:r w:rsidRPr="00AB18AC">
          <w:lastRenderedPageBreak/>
          <w:t>References AI-0</w:t>
        </w:r>
      </w:ins>
      <w:ins w:id="621" w:author="MatheuS Santos" w:date="2026-10-25T14:28:00Z" w16du:dateUtc="2026-10-25T14:28:00Z">
        <w:r w:rsidRPr="00AB18AC">
          <w:t>4</w:t>
        </w:r>
      </w:ins>
      <w:bookmarkEnd w:id="619"/>
    </w:p>
    <w:p w14:paraId="76E7D8CF" w14:textId="1BEF0F08" w:rsidR="003E5A8B" w:rsidRDefault="003E5A8B" w:rsidP="003E5A8B">
      <w:pPr>
        <w:pStyle w:val="Heading3"/>
        <w:rPr>
          <w:ins w:id="622" w:author="MatheuS Santos" w:date="2026-10-25T15:14:00Z" w16du:dateUtc="2026-10-25T15:14:00Z"/>
        </w:rPr>
      </w:pPr>
      <w:bookmarkStart w:id="623" w:name="_Toc243834174"/>
      <w:ins w:id="624" w:author="MatheuS Santos" w:date="2026-10-25T14:54:00Z" w16du:dateUtc="2026-10-25T14:54:00Z">
        <w:r>
          <w:t>R</w:t>
        </w:r>
        <w:r w:rsidRPr="00AB18AC">
          <w:t>eferences AI-04</w:t>
        </w:r>
        <w:r>
          <w:t>.01</w:t>
        </w:r>
      </w:ins>
      <w:bookmarkEnd w:id="623"/>
    </w:p>
    <w:p w14:paraId="641C8484" w14:textId="26795926" w:rsidR="00B738C3" w:rsidRDefault="00B738C3" w:rsidP="00B738C3">
      <w:pPr>
        <w:rPr>
          <w:ins w:id="625" w:author="MatheuS Santos" w:date="2026-10-25T15:15:00Z" w16du:dateUtc="2026-10-25T15:15:00Z"/>
        </w:rPr>
      </w:pPr>
      <w:ins w:id="626" w:author="MatheuS Santos" w:date="2026-10-25T15:14:00Z" w16du:dateUtc="2026-10-25T15:14:00Z">
        <w:r w:rsidRPr="00B738C3">
          <w:drawing>
            <wp:inline distT="0" distB="0" distL="0" distR="0" wp14:anchorId="185DC7B2" wp14:editId="7A54AE05">
              <wp:extent cx="5615709" cy="7421016"/>
              <wp:effectExtent l="0" t="0" r="0" b="0"/>
              <wp:docPr id="111780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01746" name=""/>
                      <pic:cNvPicPr/>
                    </pic:nvPicPr>
                    <pic:blipFill>
                      <a:blip r:embed="rId22"/>
                      <a:stretch>
                        <a:fillRect/>
                      </a:stretch>
                    </pic:blipFill>
                    <pic:spPr>
                      <a:xfrm>
                        <a:off x="0" y="0"/>
                        <a:ext cx="5624614" cy="7432783"/>
                      </a:xfrm>
                      <a:prstGeom prst="rect">
                        <a:avLst/>
                      </a:prstGeom>
                    </pic:spPr>
                  </pic:pic>
                </a:graphicData>
              </a:graphic>
            </wp:inline>
          </w:drawing>
        </w:r>
      </w:ins>
    </w:p>
    <w:p w14:paraId="7D992947" w14:textId="18CCC1F2" w:rsidR="00B738C3" w:rsidRDefault="00B738C3" w:rsidP="00B738C3">
      <w:pPr>
        <w:rPr>
          <w:ins w:id="627" w:author="MatheuS Santos" w:date="2026-10-25T15:16:00Z" w16du:dateUtc="2026-10-25T15:16:00Z"/>
        </w:rPr>
      </w:pPr>
      <w:ins w:id="628" w:author="MatheuS Santos" w:date="2026-10-25T15:16:00Z" w16du:dateUtc="2026-10-25T15:16:00Z">
        <w:r w:rsidRPr="00B738C3">
          <w:lastRenderedPageBreak/>
          <w:drawing>
            <wp:inline distT="0" distB="0" distL="0" distR="0" wp14:anchorId="02392E52" wp14:editId="2FCF8F97">
              <wp:extent cx="5943600" cy="5201285"/>
              <wp:effectExtent l="0" t="0" r="0" b="5715"/>
              <wp:docPr id="213619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90035" name=""/>
                      <pic:cNvPicPr/>
                    </pic:nvPicPr>
                    <pic:blipFill>
                      <a:blip r:embed="rId23"/>
                      <a:stretch>
                        <a:fillRect/>
                      </a:stretch>
                    </pic:blipFill>
                    <pic:spPr>
                      <a:xfrm>
                        <a:off x="0" y="0"/>
                        <a:ext cx="5943600" cy="5201285"/>
                      </a:xfrm>
                      <a:prstGeom prst="rect">
                        <a:avLst/>
                      </a:prstGeom>
                    </pic:spPr>
                  </pic:pic>
                </a:graphicData>
              </a:graphic>
            </wp:inline>
          </w:drawing>
        </w:r>
      </w:ins>
    </w:p>
    <w:p w14:paraId="1D1D0267" w14:textId="5422F333" w:rsidR="00B738C3" w:rsidRPr="00B738C3" w:rsidRDefault="00B738C3" w:rsidP="00B738C3">
      <w:pPr>
        <w:rPr>
          <w:ins w:id="629" w:author="MatheuS Santos" w:date="2026-10-25T14:54:00Z" w16du:dateUtc="2026-10-25T14:54:00Z"/>
        </w:rPr>
        <w:pPrChange w:id="630" w:author="MatheuS Santos" w:date="2026-10-25T15:14:00Z" w16du:dateUtc="2026-10-25T15:14:00Z">
          <w:pPr>
            <w:pStyle w:val="Heading2"/>
          </w:pPr>
        </w:pPrChange>
      </w:pPr>
      <w:ins w:id="631" w:author="MatheuS Santos" w:date="2026-10-25T15:16:00Z" w16du:dateUtc="2026-10-25T15:16:00Z">
        <w:r w:rsidRPr="00B738C3">
          <w:lastRenderedPageBreak/>
          <w:drawing>
            <wp:inline distT="0" distB="0" distL="0" distR="0" wp14:anchorId="5BD8D4CD" wp14:editId="5C298BC1">
              <wp:extent cx="5943600" cy="3908425"/>
              <wp:effectExtent l="0" t="0" r="0" b="3175"/>
              <wp:docPr id="20878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7073" name=""/>
                      <pic:cNvPicPr/>
                    </pic:nvPicPr>
                    <pic:blipFill>
                      <a:blip r:embed="rId24"/>
                      <a:stretch>
                        <a:fillRect/>
                      </a:stretch>
                    </pic:blipFill>
                    <pic:spPr>
                      <a:xfrm>
                        <a:off x="0" y="0"/>
                        <a:ext cx="5943600" cy="3908425"/>
                      </a:xfrm>
                      <a:prstGeom prst="rect">
                        <a:avLst/>
                      </a:prstGeom>
                    </pic:spPr>
                  </pic:pic>
                </a:graphicData>
              </a:graphic>
            </wp:inline>
          </w:drawing>
        </w:r>
      </w:ins>
    </w:p>
    <w:p w14:paraId="6CDE09C1" w14:textId="3FFD9290" w:rsidR="003E5A8B" w:rsidRDefault="003E5A8B" w:rsidP="003E5A8B">
      <w:pPr>
        <w:pStyle w:val="Heading3"/>
        <w:rPr>
          <w:ins w:id="632" w:author="MatheuS Santos" w:date="2026-10-25T14:55:00Z" w16du:dateUtc="2026-10-25T14:55:00Z"/>
        </w:rPr>
      </w:pPr>
      <w:bookmarkStart w:id="633" w:name="_Toc243834175"/>
      <w:ins w:id="634" w:author="MatheuS Santos" w:date="2026-10-25T14:54:00Z" w16du:dateUtc="2026-10-25T14:54:00Z">
        <w:r>
          <w:lastRenderedPageBreak/>
          <w:t>R</w:t>
        </w:r>
        <w:r w:rsidRPr="00AB18AC">
          <w:t>eferences AI-04</w:t>
        </w:r>
        <w:r>
          <w:t>.02</w:t>
        </w:r>
      </w:ins>
      <w:bookmarkEnd w:id="633"/>
    </w:p>
    <w:p w14:paraId="59969187" w14:textId="06D6444E" w:rsidR="003E5A8B" w:rsidRPr="003E5A8B" w:rsidRDefault="003E5A8B" w:rsidP="003E5A8B">
      <w:pPr>
        <w:rPr>
          <w:ins w:id="635" w:author="MatheuS Santos" w:date="2026-10-25T14:54:00Z" w16du:dateUtc="2026-10-25T14:54:00Z"/>
        </w:rPr>
        <w:pPrChange w:id="636" w:author="MatheuS Santos" w:date="2026-10-25T14:55:00Z" w16du:dateUtc="2026-10-25T14:55:00Z">
          <w:pPr>
            <w:pStyle w:val="Heading2"/>
          </w:pPr>
        </w:pPrChange>
      </w:pPr>
      <w:ins w:id="637" w:author="MatheuS Santos" w:date="2026-10-25T14:55:00Z" w16du:dateUtc="2026-10-25T14:55:00Z">
        <w:r w:rsidRPr="003E5A8B">
          <w:drawing>
            <wp:inline distT="0" distB="0" distL="0" distR="0" wp14:anchorId="65072838" wp14:editId="0944FD15">
              <wp:extent cx="5943600" cy="6694170"/>
              <wp:effectExtent l="0" t="0" r="0" b="0"/>
              <wp:docPr id="14098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6164" name=""/>
                      <pic:cNvPicPr/>
                    </pic:nvPicPr>
                    <pic:blipFill>
                      <a:blip r:embed="rId25"/>
                      <a:stretch>
                        <a:fillRect/>
                      </a:stretch>
                    </pic:blipFill>
                    <pic:spPr>
                      <a:xfrm>
                        <a:off x="0" y="0"/>
                        <a:ext cx="5943600" cy="6694170"/>
                      </a:xfrm>
                      <a:prstGeom prst="rect">
                        <a:avLst/>
                      </a:prstGeom>
                    </pic:spPr>
                  </pic:pic>
                </a:graphicData>
              </a:graphic>
            </wp:inline>
          </w:drawing>
        </w:r>
      </w:ins>
    </w:p>
    <w:p w14:paraId="75E072CF" w14:textId="34E419B5" w:rsidR="003E5A8B" w:rsidRPr="003E5A8B" w:rsidRDefault="003E5A8B" w:rsidP="003E5A8B">
      <w:pPr>
        <w:rPr>
          <w:ins w:id="638" w:author="MatheuS Santos" w:date="2026-10-25T14:54:00Z" w16du:dateUtc="2026-10-25T14:54:00Z"/>
        </w:rPr>
        <w:pPrChange w:id="639" w:author="MatheuS Santos" w:date="2026-10-25T14:54:00Z" w16du:dateUtc="2026-10-25T14:54:00Z">
          <w:pPr>
            <w:pStyle w:val="Heading2"/>
          </w:pPr>
        </w:pPrChange>
      </w:pPr>
      <w:ins w:id="640" w:author="MatheuS Santos" w:date="2026-10-25T14:56:00Z" w16du:dateUtc="2026-10-25T14:56:00Z">
        <w:r w:rsidRPr="003E5A8B">
          <w:lastRenderedPageBreak/>
          <w:drawing>
            <wp:inline distT="0" distB="0" distL="0" distR="0" wp14:anchorId="2DBB0348" wp14:editId="613EA0D9">
              <wp:extent cx="5943600" cy="5382895"/>
              <wp:effectExtent l="0" t="0" r="0" b="1905"/>
              <wp:docPr id="17800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6612" name=""/>
                      <pic:cNvPicPr/>
                    </pic:nvPicPr>
                    <pic:blipFill>
                      <a:blip r:embed="rId26"/>
                      <a:stretch>
                        <a:fillRect/>
                      </a:stretch>
                    </pic:blipFill>
                    <pic:spPr>
                      <a:xfrm>
                        <a:off x="0" y="0"/>
                        <a:ext cx="5943600" cy="5382895"/>
                      </a:xfrm>
                      <a:prstGeom prst="rect">
                        <a:avLst/>
                      </a:prstGeom>
                    </pic:spPr>
                  </pic:pic>
                </a:graphicData>
              </a:graphic>
            </wp:inline>
          </w:drawing>
        </w:r>
      </w:ins>
    </w:p>
    <w:p w14:paraId="049EA12B" w14:textId="77777777" w:rsidR="00AB18AC" w:rsidRDefault="00AB18AC">
      <w:pPr>
        <w:rPr>
          <w:ins w:id="641" w:author="MatheuS Santos" w:date="2026-10-25T14:48:00Z" w16du:dateUtc="2026-10-25T14:48:00Z"/>
          <w:rFonts w:asciiTheme="majorHAnsi" w:eastAsiaTheme="majorEastAsia" w:hAnsiTheme="majorHAnsi" w:cstheme="majorBidi"/>
          <w:color w:val="0F4761" w:themeColor="accent1" w:themeShade="BF"/>
          <w:sz w:val="32"/>
          <w:szCs w:val="32"/>
        </w:rPr>
      </w:pPr>
      <w:ins w:id="642" w:author="MatheuS Santos" w:date="2026-10-25T14:48:00Z" w16du:dateUtc="2026-10-25T14:48:00Z">
        <w:r>
          <w:br w:type="page"/>
        </w:r>
      </w:ins>
    </w:p>
    <w:p w14:paraId="03B62F5C" w14:textId="7EB1C34F" w:rsidR="00A97B01" w:rsidRDefault="00A97B01" w:rsidP="00AB18AC">
      <w:pPr>
        <w:pStyle w:val="Heading2"/>
        <w:rPr>
          <w:ins w:id="643" w:author="MatheuS Santos" w:date="2026-10-25T15:18:00Z" w16du:dateUtc="2026-10-25T15:18:00Z"/>
        </w:rPr>
      </w:pPr>
      <w:bookmarkStart w:id="644" w:name="_Toc243834176"/>
      <w:ins w:id="645" w:author="MatheuS Santos" w:date="2026-10-25T14:27:00Z" w16du:dateUtc="2026-10-25T14:27:00Z">
        <w:r w:rsidRPr="00AB18AC">
          <w:lastRenderedPageBreak/>
          <w:t>References AI-0</w:t>
        </w:r>
      </w:ins>
      <w:ins w:id="646" w:author="MatheuS Santos" w:date="2026-10-25T14:28:00Z" w16du:dateUtc="2026-10-25T14:28:00Z">
        <w:r w:rsidRPr="00AB18AC">
          <w:t>5</w:t>
        </w:r>
      </w:ins>
      <w:bookmarkEnd w:id="644"/>
    </w:p>
    <w:p w14:paraId="05E70519" w14:textId="396B6F8A" w:rsidR="00B738C3" w:rsidRDefault="00B738C3" w:rsidP="00B738C3">
      <w:pPr>
        <w:rPr>
          <w:ins w:id="647" w:author="MatheuS Santos" w:date="2026-10-25T15:20:00Z" w16du:dateUtc="2026-10-25T15:20:00Z"/>
        </w:rPr>
      </w:pPr>
      <w:ins w:id="648" w:author="MatheuS Santos" w:date="2026-10-25T15:18:00Z" w16du:dateUtc="2026-10-25T15:18:00Z">
        <w:r w:rsidRPr="00B738C3">
          <w:drawing>
            <wp:inline distT="0" distB="0" distL="0" distR="0" wp14:anchorId="69A2E2C3" wp14:editId="39B8B7CB">
              <wp:extent cx="5943600" cy="2455545"/>
              <wp:effectExtent l="0" t="0" r="0" b="0"/>
              <wp:docPr id="18240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5997" name=""/>
                      <pic:cNvPicPr/>
                    </pic:nvPicPr>
                    <pic:blipFill>
                      <a:blip r:embed="rId27"/>
                      <a:stretch>
                        <a:fillRect/>
                      </a:stretch>
                    </pic:blipFill>
                    <pic:spPr>
                      <a:xfrm>
                        <a:off x="0" y="0"/>
                        <a:ext cx="5943600" cy="2455545"/>
                      </a:xfrm>
                      <a:prstGeom prst="rect">
                        <a:avLst/>
                      </a:prstGeom>
                    </pic:spPr>
                  </pic:pic>
                </a:graphicData>
              </a:graphic>
            </wp:inline>
          </w:drawing>
        </w:r>
      </w:ins>
    </w:p>
    <w:p w14:paraId="60A4BB91" w14:textId="11F5006E" w:rsidR="00B738C3" w:rsidRDefault="00B738C3" w:rsidP="00B738C3">
      <w:pPr>
        <w:rPr>
          <w:ins w:id="649" w:author="MatheuS Santos" w:date="2026-10-25T15:21:00Z" w16du:dateUtc="2026-10-25T15:21:00Z"/>
        </w:rPr>
      </w:pPr>
      <w:ins w:id="650" w:author="MatheuS Santos" w:date="2026-10-25T15:20:00Z" w16du:dateUtc="2026-10-25T15:20:00Z">
        <w:r w:rsidRPr="00B738C3">
          <w:lastRenderedPageBreak/>
          <w:drawing>
            <wp:inline distT="0" distB="0" distL="0" distR="0" wp14:anchorId="7F1E385A" wp14:editId="101989C4">
              <wp:extent cx="5943600" cy="5735955"/>
              <wp:effectExtent l="0" t="0" r="0" b="4445"/>
              <wp:docPr id="72143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0222" name=""/>
                      <pic:cNvPicPr/>
                    </pic:nvPicPr>
                    <pic:blipFill>
                      <a:blip r:embed="rId28"/>
                      <a:stretch>
                        <a:fillRect/>
                      </a:stretch>
                    </pic:blipFill>
                    <pic:spPr>
                      <a:xfrm>
                        <a:off x="0" y="0"/>
                        <a:ext cx="5943600" cy="5735955"/>
                      </a:xfrm>
                      <a:prstGeom prst="rect">
                        <a:avLst/>
                      </a:prstGeom>
                    </pic:spPr>
                  </pic:pic>
                </a:graphicData>
              </a:graphic>
            </wp:inline>
          </w:drawing>
        </w:r>
      </w:ins>
    </w:p>
    <w:p w14:paraId="3C41BABD" w14:textId="616CF27E" w:rsidR="00B738C3" w:rsidRPr="00B738C3" w:rsidRDefault="00B738C3" w:rsidP="00B738C3">
      <w:pPr>
        <w:rPr>
          <w:ins w:id="651" w:author="MatheuS Santos" w:date="2026-10-25T14:27:00Z" w16du:dateUtc="2026-10-25T14:27:00Z"/>
        </w:rPr>
      </w:pPr>
      <w:ins w:id="652" w:author="MatheuS Santos" w:date="2026-10-25T15:21:00Z" w16du:dateUtc="2026-10-25T15:21:00Z">
        <w:r w:rsidRPr="00B738C3">
          <w:lastRenderedPageBreak/>
          <w:drawing>
            <wp:inline distT="0" distB="0" distL="0" distR="0" wp14:anchorId="2B9FBD5E" wp14:editId="121E6CB2">
              <wp:extent cx="5943600" cy="4639945"/>
              <wp:effectExtent l="0" t="0" r="0" b="0"/>
              <wp:docPr id="18856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6358" name=""/>
                      <pic:cNvPicPr/>
                    </pic:nvPicPr>
                    <pic:blipFill>
                      <a:blip r:embed="rId29"/>
                      <a:stretch>
                        <a:fillRect/>
                      </a:stretch>
                    </pic:blipFill>
                    <pic:spPr>
                      <a:xfrm>
                        <a:off x="0" y="0"/>
                        <a:ext cx="5943600" cy="4639945"/>
                      </a:xfrm>
                      <a:prstGeom prst="rect">
                        <a:avLst/>
                      </a:prstGeom>
                    </pic:spPr>
                  </pic:pic>
                </a:graphicData>
              </a:graphic>
            </wp:inline>
          </w:drawing>
        </w:r>
      </w:ins>
    </w:p>
    <w:p w14:paraId="4EF61570" w14:textId="77777777" w:rsidR="00AB18AC" w:rsidRDefault="00AB18AC">
      <w:pPr>
        <w:rPr>
          <w:ins w:id="653" w:author="MatheuS Santos" w:date="2026-10-25T14:48:00Z" w16du:dateUtc="2026-10-25T14:48:00Z"/>
          <w:rFonts w:asciiTheme="majorHAnsi" w:eastAsiaTheme="majorEastAsia" w:hAnsiTheme="majorHAnsi" w:cstheme="majorBidi"/>
          <w:color w:val="0F4761" w:themeColor="accent1" w:themeShade="BF"/>
          <w:sz w:val="32"/>
          <w:szCs w:val="32"/>
        </w:rPr>
      </w:pPr>
      <w:ins w:id="654" w:author="MatheuS Santos" w:date="2026-10-25T14:48:00Z" w16du:dateUtc="2026-10-25T14:48:00Z">
        <w:r>
          <w:br w:type="page"/>
        </w:r>
      </w:ins>
    </w:p>
    <w:p w14:paraId="3B0BB614" w14:textId="2BCF68D9" w:rsidR="00A97B01" w:rsidRPr="00AB18AC" w:rsidRDefault="00A97B01" w:rsidP="00AB18AC">
      <w:pPr>
        <w:pStyle w:val="Heading2"/>
        <w:rPr>
          <w:ins w:id="655" w:author="MatheuS Santos" w:date="2026-10-25T14:27:00Z" w16du:dateUtc="2026-10-25T14:27:00Z"/>
        </w:rPr>
        <w:pPrChange w:id="656" w:author="MatheuS Santos" w:date="2026-10-25T14:47:00Z" w16du:dateUtc="2026-10-25T14:47:00Z">
          <w:pPr/>
        </w:pPrChange>
      </w:pPr>
      <w:bookmarkStart w:id="657" w:name="_Toc243834177"/>
      <w:ins w:id="658" w:author="MatheuS Santos" w:date="2026-10-25T14:27:00Z" w16du:dateUtc="2026-10-25T14:27:00Z">
        <w:r w:rsidRPr="00AB18AC">
          <w:lastRenderedPageBreak/>
          <w:t>References AI-0</w:t>
        </w:r>
      </w:ins>
      <w:ins w:id="659" w:author="MatheuS Santos" w:date="2026-10-25T14:28:00Z" w16du:dateUtc="2026-10-25T14:28:00Z">
        <w:r w:rsidRPr="00AB18AC">
          <w:t>6</w:t>
        </w:r>
      </w:ins>
      <w:bookmarkEnd w:id="657"/>
    </w:p>
    <w:p w14:paraId="11E9C2E7" w14:textId="50713F0F" w:rsidR="00A97B01" w:rsidRDefault="003E5A8B">
      <w:pPr>
        <w:rPr>
          <w:ins w:id="660" w:author="MatheuS Santos" w:date="2026-10-25T14:27:00Z" w16du:dateUtc="2026-10-25T14:27:00Z"/>
        </w:rPr>
      </w:pPr>
      <w:ins w:id="661" w:author="MatheuS Santos" w:date="2026-10-25T15:00:00Z" w16du:dateUtc="2026-10-25T15:00:00Z">
        <w:r w:rsidRPr="003E5A8B">
          <w:drawing>
            <wp:inline distT="0" distB="0" distL="0" distR="0" wp14:anchorId="238D03EF" wp14:editId="5B7BCFBB">
              <wp:extent cx="5943600" cy="6692265"/>
              <wp:effectExtent l="0" t="0" r="0" b="635"/>
              <wp:docPr id="8422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3051" name=""/>
                      <pic:cNvPicPr/>
                    </pic:nvPicPr>
                    <pic:blipFill>
                      <a:blip r:embed="rId30"/>
                      <a:stretch>
                        <a:fillRect/>
                      </a:stretch>
                    </pic:blipFill>
                    <pic:spPr>
                      <a:xfrm>
                        <a:off x="0" y="0"/>
                        <a:ext cx="5943600" cy="6692265"/>
                      </a:xfrm>
                      <a:prstGeom prst="rect">
                        <a:avLst/>
                      </a:prstGeom>
                    </pic:spPr>
                  </pic:pic>
                </a:graphicData>
              </a:graphic>
            </wp:inline>
          </w:drawing>
        </w:r>
      </w:ins>
    </w:p>
    <w:p w14:paraId="6B4F27E7" w14:textId="4AC3D7A1" w:rsidR="00A97B01" w:rsidRDefault="003E5A8B">
      <w:pPr>
        <w:rPr>
          <w:ins w:id="662" w:author="MatheuS Santos" w:date="2026-10-25T14:27:00Z" w16du:dateUtc="2026-10-25T14:27:00Z"/>
        </w:rPr>
      </w:pPr>
      <w:ins w:id="663" w:author="MatheuS Santos" w:date="2026-10-25T15:01:00Z" w16du:dateUtc="2026-10-25T15:01:00Z">
        <w:r w:rsidRPr="003E5A8B">
          <w:lastRenderedPageBreak/>
          <w:drawing>
            <wp:inline distT="0" distB="0" distL="0" distR="0" wp14:anchorId="56342702" wp14:editId="7C9B11B0">
              <wp:extent cx="5943600" cy="4010660"/>
              <wp:effectExtent l="0" t="0" r="0" b="2540"/>
              <wp:docPr id="19861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3546" name=""/>
                      <pic:cNvPicPr/>
                    </pic:nvPicPr>
                    <pic:blipFill>
                      <a:blip r:embed="rId31"/>
                      <a:stretch>
                        <a:fillRect/>
                      </a:stretch>
                    </pic:blipFill>
                    <pic:spPr>
                      <a:xfrm>
                        <a:off x="0" y="0"/>
                        <a:ext cx="5943600" cy="4010660"/>
                      </a:xfrm>
                      <a:prstGeom prst="rect">
                        <a:avLst/>
                      </a:prstGeom>
                    </pic:spPr>
                  </pic:pic>
                </a:graphicData>
              </a:graphic>
            </wp:inline>
          </w:drawing>
        </w:r>
      </w:ins>
    </w:p>
    <w:p w14:paraId="7D675CD3" w14:textId="08CB6167" w:rsidR="00A97B01" w:rsidRDefault="005C2E92">
      <w:ins w:id="664" w:author="MatheuS Santos" w:date="2026-10-25T15:02:00Z" w16du:dateUtc="2026-10-25T15:02:00Z">
        <w:r w:rsidRPr="005C2E92">
          <w:drawing>
            <wp:inline distT="0" distB="0" distL="0" distR="0" wp14:anchorId="7D645639" wp14:editId="041F8149">
              <wp:extent cx="5943600" cy="3409315"/>
              <wp:effectExtent l="0" t="0" r="0" b="0"/>
              <wp:docPr id="19427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85214" name=""/>
                      <pic:cNvPicPr/>
                    </pic:nvPicPr>
                    <pic:blipFill>
                      <a:blip r:embed="rId32"/>
                      <a:stretch>
                        <a:fillRect/>
                      </a:stretch>
                    </pic:blipFill>
                    <pic:spPr>
                      <a:xfrm>
                        <a:off x="0" y="0"/>
                        <a:ext cx="5943600" cy="3409315"/>
                      </a:xfrm>
                      <a:prstGeom prst="rect">
                        <a:avLst/>
                      </a:prstGeom>
                    </pic:spPr>
                  </pic:pic>
                </a:graphicData>
              </a:graphic>
            </wp:inline>
          </w:drawing>
        </w:r>
      </w:ins>
    </w:p>
    <w:sectPr w:rsidR="00A97B01">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6126F0" w14:textId="77777777" w:rsidR="000F4409" w:rsidRDefault="000F4409" w:rsidP="00EF59A7">
      <w:pPr>
        <w:spacing w:after="0" w:line="240" w:lineRule="auto"/>
      </w:pPr>
      <w:r>
        <w:separator/>
      </w:r>
    </w:p>
  </w:endnote>
  <w:endnote w:type="continuationSeparator" w:id="0">
    <w:p w14:paraId="2218F639" w14:textId="77777777" w:rsidR="000F4409" w:rsidRDefault="000F4409" w:rsidP="00EF5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8F00FD" w14:textId="77777777" w:rsidR="000F4409" w:rsidRDefault="000F4409" w:rsidP="00EF59A7">
      <w:pPr>
        <w:spacing w:after="0" w:line="240" w:lineRule="auto"/>
      </w:pPr>
      <w:r>
        <w:separator/>
      </w:r>
    </w:p>
  </w:footnote>
  <w:footnote w:type="continuationSeparator" w:id="0">
    <w:p w14:paraId="592441D2" w14:textId="77777777" w:rsidR="000F4409" w:rsidRDefault="000F4409" w:rsidP="00EF5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5C4A7" w14:textId="672F62F7" w:rsidR="00EF59A7" w:rsidRDefault="00EF59A7">
    <w:pPr>
      <w:pStyle w:val="Header"/>
    </w:pPr>
    <w:r>
      <w:rPr>
        <w:noProof/>
      </w:rPr>
      <w:drawing>
        <wp:anchor distT="0" distB="0" distL="114300" distR="114300" simplePos="0" relativeHeight="251659264" behindDoc="0" locked="0" layoutInCell="1" hidden="0" allowOverlap="1" wp14:anchorId="1FF492B2" wp14:editId="1CFA8FA6">
          <wp:simplePos x="0" y="0"/>
          <wp:positionH relativeFrom="margin">
            <wp:posOffset>5380990</wp:posOffset>
          </wp:positionH>
          <wp:positionV relativeFrom="margin">
            <wp:posOffset>-695960</wp:posOffset>
          </wp:positionV>
          <wp:extent cx="1291590" cy="535305"/>
          <wp:effectExtent l="0" t="0" r="381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1291590" cy="53530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5B744E"/>
    <w:multiLevelType w:val="hybridMultilevel"/>
    <w:tmpl w:val="300A58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D4387"/>
    <w:multiLevelType w:val="hybridMultilevel"/>
    <w:tmpl w:val="C3FAE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F97495"/>
    <w:multiLevelType w:val="hybridMultilevel"/>
    <w:tmpl w:val="B1F8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A4ECC"/>
    <w:multiLevelType w:val="hybridMultilevel"/>
    <w:tmpl w:val="5C0E05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A640D7"/>
    <w:multiLevelType w:val="hybridMultilevel"/>
    <w:tmpl w:val="8F8C72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45040"/>
    <w:multiLevelType w:val="hybridMultilevel"/>
    <w:tmpl w:val="74FA1F8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C8D0130"/>
    <w:multiLevelType w:val="hybridMultilevel"/>
    <w:tmpl w:val="825ED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30F86"/>
    <w:multiLevelType w:val="hybridMultilevel"/>
    <w:tmpl w:val="634A8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CE0D37"/>
    <w:multiLevelType w:val="hybridMultilevel"/>
    <w:tmpl w:val="69845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951203">
    <w:abstractNumId w:val="2"/>
  </w:num>
  <w:num w:numId="2" w16cid:durableId="24336051">
    <w:abstractNumId w:val="6"/>
  </w:num>
  <w:num w:numId="3" w16cid:durableId="1903712700">
    <w:abstractNumId w:val="5"/>
  </w:num>
  <w:num w:numId="4" w16cid:durableId="181478079">
    <w:abstractNumId w:val="0"/>
  </w:num>
  <w:num w:numId="5" w16cid:durableId="1765102865">
    <w:abstractNumId w:val="1"/>
  </w:num>
  <w:num w:numId="6" w16cid:durableId="288168008">
    <w:abstractNumId w:val="3"/>
  </w:num>
  <w:num w:numId="7" w16cid:durableId="972901826">
    <w:abstractNumId w:val="4"/>
  </w:num>
  <w:num w:numId="8" w16cid:durableId="1196969081">
    <w:abstractNumId w:val="8"/>
  </w:num>
  <w:num w:numId="9" w16cid:durableId="72792313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theuS Santos">
    <w15:presenceInfo w15:providerId="Windows Live" w15:userId="44b63ff4281657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C6"/>
    <w:rsid w:val="000144C0"/>
    <w:rsid w:val="0002262A"/>
    <w:rsid w:val="00062FC6"/>
    <w:rsid w:val="00091809"/>
    <w:rsid w:val="000A5002"/>
    <w:rsid w:val="000F21AF"/>
    <w:rsid w:val="000F4409"/>
    <w:rsid w:val="00137A19"/>
    <w:rsid w:val="0019311E"/>
    <w:rsid w:val="001A683A"/>
    <w:rsid w:val="001B0446"/>
    <w:rsid w:val="001F7FF4"/>
    <w:rsid w:val="00256FE5"/>
    <w:rsid w:val="002A3343"/>
    <w:rsid w:val="002B4768"/>
    <w:rsid w:val="002C1195"/>
    <w:rsid w:val="002D15B4"/>
    <w:rsid w:val="00300BFF"/>
    <w:rsid w:val="0037325C"/>
    <w:rsid w:val="003A070D"/>
    <w:rsid w:val="003A6A21"/>
    <w:rsid w:val="003B474D"/>
    <w:rsid w:val="003C2FA9"/>
    <w:rsid w:val="003D14D2"/>
    <w:rsid w:val="003E285F"/>
    <w:rsid w:val="003E4BE7"/>
    <w:rsid w:val="003E5A8B"/>
    <w:rsid w:val="003F3DB4"/>
    <w:rsid w:val="004073EF"/>
    <w:rsid w:val="00461955"/>
    <w:rsid w:val="00465E64"/>
    <w:rsid w:val="004A13F9"/>
    <w:rsid w:val="004C3DF8"/>
    <w:rsid w:val="004E56D4"/>
    <w:rsid w:val="005111B8"/>
    <w:rsid w:val="00590AEA"/>
    <w:rsid w:val="005C2E92"/>
    <w:rsid w:val="005E589C"/>
    <w:rsid w:val="00600EA3"/>
    <w:rsid w:val="0060581D"/>
    <w:rsid w:val="00611ED7"/>
    <w:rsid w:val="00632B72"/>
    <w:rsid w:val="00673823"/>
    <w:rsid w:val="00705688"/>
    <w:rsid w:val="0072711C"/>
    <w:rsid w:val="0079585F"/>
    <w:rsid w:val="00822E80"/>
    <w:rsid w:val="0084790A"/>
    <w:rsid w:val="008B6248"/>
    <w:rsid w:val="008C539E"/>
    <w:rsid w:val="008D6900"/>
    <w:rsid w:val="009014AB"/>
    <w:rsid w:val="00950EBB"/>
    <w:rsid w:val="00965271"/>
    <w:rsid w:val="0097624D"/>
    <w:rsid w:val="009C186D"/>
    <w:rsid w:val="009C5B93"/>
    <w:rsid w:val="009E7FCE"/>
    <w:rsid w:val="009F4C3C"/>
    <w:rsid w:val="00A72F52"/>
    <w:rsid w:val="00A751B0"/>
    <w:rsid w:val="00A97B01"/>
    <w:rsid w:val="00AB18AC"/>
    <w:rsid w:val="00B42A68"/>
    <w:rsid w:val="00B61A5B"/>
    <w:rsid w:val="00B738C3"/>
    <w:rsid w:val="00B77A91"/>
    <w:rsid w:val="00B808B5"/>
    <w:rsid w:val="00B912BD"/>
    <w:rsid w:val="00C273C5"/>
    <w:rsid w:val="00C7621F"/>
    <w:rsid w:val="00CE6C07"/>
    <w:rsid w:val="00D46DAA"/>
    <w:rsid w:val="00DC6968"/>
    <w:rsid w:val="00DD59CD"/>
    <w:rsid w:val="00DF2D31"/>
    <w:rsid w:val="00E471A5"/>
    <w:rsid w:val="00E5067E"/>
    <w:rsid w:val="00E6417E"/>
    <w:rsid w:val="00E74DFC"/>
    <w:rsid w:val="00E82DA9"/>
    <w:rsid w:val="00E8668B"/>
    <w:rsid w:val="00EC34D4"/>
    <w:rsid w:val="00EC39EB"/>
    <w:rsid w:val="00EF59A7"/>
    <w:rsid w:val="00F22075"/>
    <w:rsid w:val="00F724A3"/>
    <w:rsid w:val="00F80A2C"/>
    <w:rsid w:val="00FB50D0"/>
    <w:rsid w:val="00FD12D1"/>
    <w:rsid w:val="00FE1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98AF"/>
  <w15:chartTrackingRefBased/>
  <w15:docId w15:val="{29EAEC18-CBFE-3C4E-83CE-C84B8BD7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2BD"/>
  </w:style>
  <w:style w:type="paragraph" w:styleId="Heading1">
    <w:name w:val="heading 1"/>
    <w:basedOn w:val="Normal"/>
    <w:next w:val="Normal"/>
    <w:link w:val="Heading1Char"/>
    <w:uiPriority w:val="9"/>
    <w:qFormat/>
    <w:rsid w:val="00091809"/>
    <w:pPr>
      <w:keepNext/>
      <w:keepLines/>
      <w:spacing w:before="360" w:after="80"/>
      <w:outlineLvl w:val="0"/>
    </w:pPr>
    <w:rPr>
      <w:rFonts w:ascii="Calibri" w:eastAsiaTheme="majorEastAsia" w:hAnsi="Calibri" w:cs="Calibri"/>
      <w:color w:val="0F4761" w:themeColor="accent1" w:themeShade="BF"/>
      <w:sz w:val="32"/>
      <w:szCs w:val="32"/>
    </w:rPr>
  </w:style>
  <w:style w:type="paragraph" w:styleId="Heading2">
    <w:name w:val="heading 2"/>
    <w:basedOn w:val="Normal"/>
    <w:next w:val="Normal"/>
    <w:link w:val="Heading2Char"/>
    <w:uiPriority w:val="9"/>
    <w:unhideWhenUsed/>
    <w:qFormat/>
    <w:rsid w:val="00062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809"/>
    <w:rPr>
      <w:rFonts w:ascii="Calibri" w:eastAsiaTheme="majorEastAsia" w:hAnsi="Calibri" w:cs="Calibri"/>
      <w:color w:val="0F4761" w:themeColor="accent1" w:themeShade="BF"/>
      <w:sz w:val="32"/>
      <w:szCs w:val="32"/>
    </w:rPr>
  </w:style>
  <w:style w:type="character" w:customStyle="1" w:styleId="Heading2Char">
    <w:name w:val="Heading 2 Char"/>
    <w:basedOn w:val="DefaultParagraphFont"/>
    <w:link w:val="Heading2"/>
    <w:uiPriority w:val="9"/>
    <w:rsid w:val="00062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FC6"/>
    <w:rPr>
      <w:rFonts w:eastAsiaTheme="majorEastAsia" w:cstheme="majorBidi"/>
      <w:color w:val="272727" w:themeColor="text1" w:themeTint="D8"/>
    </w:rPr>
  </w:style>
  <w:style w:type="paragraph" w:styleId="Title">
    <w:name w:val="Title"/>
    <w:basedOn w:val="Normal"/>
    <w:next w:val="Normal"/>
    <w:link w:val="TitleChar"/>
    <w:uiPriority w:val="10"/>
    <w:qFormat/>
    <w:rsid w:val="008D6900"/>
    <w:pPr>
      <w:spacing w:after="80" w:line="240" w:lineRule="auto"/>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8D6900"/>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06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FC6"/>
    <w:pPr>
      <w:spacing w:before="160"/>
      <w:jc w:val="center"/>
    </w:pPr>
    <w:rPr>
      <w:i/>
      <w:iCs/>
      <w:color w:val="404040" w:themeColor="text1" w:themeTint="BF"/>
    </w:rPr>
  </w:style>
  <w:style w:type="character" w:customStyle="1" w:styleId="QuoteChar">
    <w:name w:val="Quote Char"/>
    <w:basedOn w:val="DefaultParagraphFont"/>
    <w:link w:val="Quote"/>
    <w:uiPriority w:val="29"/>
    <w:rsid w:val="00062FC6"/>
    <w:rPr>
      <w:i/>
      <w:iCs/>
      <w:color w:val="404040" w:themeColor="text1" w:themeTint="BF"/>
    </w:rPr>
  </w:style>
  <w:style w:type="paragraph" w:styleId="ListParagraph">
    <w:name w:val="List Paragraph"/>
    <w:basedOn w:val="Normal"/>
    <w:uiPriority w:val="34"/>
    <w:qFormat/>
    <w:rsid w:val="00062FC6"/>
    <w:pPr>
      <w:ind w:left="720"/>
      <w:contextualSpacing/>
    </w:pPr>
  </w:style>
  <w:style w:type="character" w:styleId="IntenseEmphasis">
    <w:name w:val="Intense Emphasis"/>
    <w:basedOn w:val="DefaultParagraphFont"/>
    <w:uiPriority w:val="21"/>
    <w:qFormat/>
    <w:rsid w:val="00062FC6"/>
    <w:rPr>
      <w:i/>
      <w:iCs/>
      <w:color w:val="0F4761" w:themeColor="accent1" w:themeShade="BF"/>
    </w:rPr>
  </w:style>
  <w:style w:type="paragraph" w:styleId="IntenseQuote">
    <w:name w:val="Intense Quote"/>
    <w:basedOn w:val="Normal"/>
    <w:next w:val="Normal"/>
    <w:link w:val="IntenseQuoteChar"/>
    <w:uiPriority w:val="30"/>
    <w:qFormat/>
    <w:rsid w:val="0006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FC6"/>
    <w:rPr>
      <w:i/>
      <w:iCs/>
      <w:color w:val="0F4761" w:themeColor="accent1" w:themeShade="BF"/>
    </w:rPr>
  </w:style>
  <w:style w:type="character" w:styleId="IntenseReference">
    <w:name w:val="Intense Reference"/>
    <w:basedOn w:val="DefaultParagraphFont"/>
    <w:uiPriority w:val="32"/>
    <w:qFormat/>
    <w:rsid w:val="00062FC6"/>
    <w:rPr>
      <w:b/>
      <w:bCs/>
      <w:smallCaps/>
      <w:color w:val="0F4761" w:themeColor="accent1" w:themeShade="BF"/>
      <w:spacing w:val="5"/>
    </w:rPr>
  </w:style>
  <w:style w:type="character" w:styleId="Strong">
    <w:name w:val="Strong"/>
    <w:basedOn w:val="DefaultParagraphFont"/>
    <w:uiPriority w:val="22"/>
    <w:qFormat/>
    <w:rsid w:val="00EF59A7"/>
    <w:rPr>
      <w:b/>
      <w:bCs/>
    </w:rPr>
  </w:style>
  <w:style w:type="paragraph" w:styleId="NormalWeb">
    <w:name w:val="Normal (Web)"/>
    <w:basedOn w:val="Normal"/>
    <w:uiPriority w:val="99"/>
    <w:unhideWhenUsed/>
    <w:rsid w:val="00EF59A7"/>
    <w:pPr>
      <w:spacing w:before="100" w:beforeAutospacing="1" w:after="100" w:afterAutospacing="1" w:line="240" w:lineRule="auto"/>
    </w:pPr>
    <w:rPr>
      <w:rFonts w:ascii="Times New Roman" w:eastAsia="Times New Roman" w:hAnsi="Times New Roman" w:cs="Times New Roman"/>
      <w:kern w:val="0"/>
      <w:lang w:val="en-IE"/>
      <w14:ligatures w14:val="none"/>
    </w:rPr>
  </w:style>
  <w:style w:type="paragraph" w:styleId="Header">
    <w:name w:val="header"/>
    <w:basedOn w:val="Normal"/>
    <w:link w:val="HeaderChar"/>
    <w:uiPriority w:val="99"/>
    <w:unhideWhenUsed/>
    <w:rsid w:val="00EF5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9A7"/>
  </w:style>
  <w:style w:type="paragraph" w:styleId="Footer">
    <w:name w:val="footer"/>
    <w:basedOn w:val="Normal"/>
    <w:link w:val="FooterChar"/>
    <w:uiPriority w:val="99"/>
    <w:unhideWhenUsed/>
    <w:rsid w:val="00EF5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9A7"/>
  </w:style>
  <w:style w:type="table" w:styleId="TableGrid">
    <w:name w:val="Table Grid"/>
    <w:basedOn w:val="TableNormal"/>
    <w:uiPriority w:val="39"/>
    <w:rsid w:val="003D1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14D2"/>
    <w:rPr>
      <w:color w:val="467886" w:themeColor="hyperlink"/>
      <w:u w:val="single"/>
    </w:rPr>
  </w:style>
  <w:style w:type="character" w:styleId="UnresolvedMention">
    <w:name w:val="Unresolved Mention"/>
    <w:basedOn w:val="DefaultParagraphFont"/>
    <w:uiPriority w:val="99"/>
    <w:semiHidden/>
    <w:unhideWhenUsed/>
    <w:rsid w:val="003D14D2"/>
    <w:rPr>
      <w:color w:val="605E5C"/>
      <w:shd w:val="clear" w:color="auto" w:fill="E1DFDD"/>
    </w:rPr>
  </w:style>
  <w:style w:type="character" w:styleId="FollowedHyperlink">
    <w:name w:val="FollowedHyperlink"/>
    <w:basedOn w:val="DefaultParagraphFont"/>
    <w:uiPriority w:val="99"/>
    <w:semiHidden/>
    <w:unhideWhenUsed/>
    <w:rsid w:val="00E471A5"/>
    <w:rPr>
      <w:color w:val="96607D" w:themeColor="followedHyperlink"/>
      <w:u w:val="single"/>
    </w:rPr>
  </w:style>
  <w:style w:type="paragraph" w:styleId="Revision">
    <w:name w:val="Revision"/>
    <w:hidden/>
    <w:uiPriority w:val="99"/>
    <w:semiHidden/>
    <w:rsid w:val="00E471A5"/>
    <w:pPr>
      <w:spacing w:after="0" w:line="240" w:lineRule="auto"/>
    </w:pPr>
  </w:style>
  <w:style w:type="paragraph" w:styleId="TOCHeading">
    <w:name w:val="TOC Heading"/>
    <w:basedOn w:val="Heading1"/>
    <w:next w:val="Normal"/>
    <w:uiPriority w:val="39"/>
    <w:unhideWhenUsed/>
    <w:qFormat/>
    <w:rsid w:val="00C7621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111B8"/>
    <w:pPr>
      <w:tabs>
        <w:tab w:val="right" w:leader="dot" w:pos="9350"/>
      </w:tabs>
      <w:spacing w:before="120" w:after="0"/>
    </w:pPr>
    <w:rPr>
      <w:b/>
      <w:bCs/>
      <w:i/>
      <w:iCs/>
    </w:rPr>
  </w:style>
  <w:style w:type="paragraph" w:styleId="TOC2">
    <w:name w:val="toc 2"/>
    <w:basedOn w:val="Normal"/>
    <w:next w:val="Normal"/>
    <w:autoRedefine/>
    <w:uiPriority w:val="39"/>
    <w:unhideWhenUsed/>
    <w:rsid w:val="00C7621F"/>
    <w:pPr>
      <w:spacing w:before="120" w:after="0"/>
      <w:ind w:left="240"/>
    </w:pPr>
    <w:rPr>
      <w:b/>
      <w:bCs/>
      <w:sz w:val="22"/>
      <w:szCs w:val="22"/>
    </w:rPr>
  </w:style>
  <w:style w:type="paragraph" w:styleId="TOC3">
    <w:name w:val="toc 3"/>
    <w:basedOn w:val="Normal"/>
    <w:next w:val="Normal"/>
    <w:autoRedefine/>
    <w:uiPriority w:val="39"/>
    <w:unhideWhenUsed/>
    <w:rsid w:val="00C7621F"/>
    <w:pPr>
      <w:spacing w:after="0"/>
      <w:ind w:left="480"/>
    </w:pPr>
    <w:rPr>
      <w:sz w:val="20"/>
      <w:szCs w:val="20"/>
    </w:rPr>
  </w:style>
  <w:style w:type="paragraph" w:styleId="TOC4">
    <w:name w:val="toc 4"/>
    <w:basedOn w:val="Normal"/>
    <w:next w:val="Normal"/>
    <w:autoRedefine/>
    <w:uiPriority w:val="39"/>
    <w:semiHidden/>
    <w:unhideWhenUsed/>
    <w:rsid w:val="00C7621F"/>
    <w:pPr>
      <w:spacing w:after="0"/>
      <w:ind w:left="720"/>
    </w:pPr>
    <w:rPr>
      <w:sz w:val="20"/>
      <w:szCs w:val="20"/>
    </w:rPr>
  </w:style>
  <w:style w:type="paragraph" w:styleId="TOC5">
    <w:name w:val="toc 5"/>
    <w:basedOn w:val="Normal"/>
    <w:next w:val="Normal"/>
    <w:autoRedefine/>
    <w:uiPriority w:val="39"/>
    <w:semiHidden/>
    <w:unhideWhenUsed/>
    <w:rsid w:val="00C7621F"/>
    <w:pPr>
      <w:spacing w:after="0"/>
      <w:ind w:left="960"/>
    </w:pPr>
    <w:rPr>
      <w:sz w:val="20"/>
      <w:szCs w:val="20"/>
    </w:rPr>
  </w:style>
  <w:style w:type="paragraph" w:styleId="TOC6">
    <w:name w:val="toc 6"/>
    <w:basedOn w:val="Normal"/>
    <w:next w:val="Normal"/>
    <w:autoRedefine/>
    <w:uiPriority w:val="39"/>
    <w:semiHidden/>
    <w:unhideWhenUsed/>
    <w:rsid w:val="00C7621F"/>
    <w:pPr>
      <w:spacing w:after="0"/>
      <w:ind w:left="1200"/>
    </w:pPr>
    <w:rPr>
      <w:sz w:val="20"/>
      <w:szCs w:val="20"/>
    </w:rPr>
  </w:style>
  <w:style w:type="paragraph" w:styleId="TOC7">
    <w:name w:val="toc 7"/>
    <w:basedOn w:val="Normal"/>
    <w:next w:val="Normal"/>
    <w:autoRedefine/>
    <w:uiPriority w:val="39"/>
    <w:semiHidden/>
    <w:unhideWhenUsed/>
    <w:rsid w:val="00C7621F"/>
    <w:pPr>
      <w:spacing w:after="0"/>
      <w:ind w:left="1440"/>
    </w:pPr>
    <w:rPr>
      <w:sz w:val="20"/>
      <w:szCs w:val="20"/>
    </w:rPr>
  </w:style>
  <w:style w:type="paragraph" w:styleId="TOC8">
    <w:name w:val="toc 8"/>
    <w:basedOn w:val="Normal"/>
    <w:next w:val="Normal"/>
    <w:autoRedefine/>
    <w:uiPriority w:val="39"/>
    <w:semiHidden/>
    <w:unhideWhenUsed/>
    <w:rsid w:val="00C7621F"/>
    <w:pPr>
      <w:spacing w:after="0"/>
      <w:ind w:left="1680"/>
    </w:pPr>
    <w:rPr>
      <w:sz w:val="20"/>
      <w:szCs w:val="20"/>
    </w:rPr>
  </w:style>
  <w:style w:type="paragraph" w:styleId="TOC9">
    <w:name w:val="toc 9"/>
    <w:basedOn w:val="Normal"/>
    <w:next w:val="Normal"/>
    <w:autoRedefine/>
    <w:uiPriority w:val="39"/>
    <w:semiHidden/>
    <w:unhideWhenUsed/>
    <w:rsid w:val="00C7621F"/>
    <w:pPr>
      <w:spacing w:after="0"/>
      <w:ind w:left="1920"/>
    </w:pPr>
    <w:rPr>
      <w:sz w:val="20"/>
      <w:szCs w:val="20"/>
    </w:rPr>
  </w:style>
  <w:style w:type="character" w:styleId="Emphasis">
    <w:name w:val="Emphasis"/>
    <w:basedOn w:val="DefaultParagraphFont"/>
    <w:uiPriority w:val="20"/>
    <w:qFormat/>
    <w:rsid w:val="00FB50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CCT-Dublin/CCT_ST_CA_01_20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11/relationships/people" Target="peop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AA057-ACDC-044D-ABA2-19101BC1C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22</Pages>
  <Words>2204</Words>
  <Characters>12743</Characters>
  <Application>Microsoft Office Word</Application>
  <DocSecurity>0</DocSecurity>
  <Lines>439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Santos</dc:creator>
  <cp:keywords/>
  <dc:description/>
  <cp:lastModifiedBy>MatheuS Santos</cp:lastModifiedBy>
  <cp:revision>18</cp:revision>
  <cp:lastPrinted>2026-10-20T12:43:00Z</cp:lastPrinted>
  <dcterms:created xsi:type="dcterms:W3CDTF">2026-10-21T18:58:00Z</dcterms:created>
  <dcterms:modified xsi:type="dcterms:W3CDTF">2026-10-25T15:22:00Z</dcterms:modified>
</cp:coreProperties>
</file>